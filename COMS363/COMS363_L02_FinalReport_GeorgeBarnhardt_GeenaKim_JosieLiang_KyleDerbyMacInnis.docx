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0D82FBA" w14:textId="77777777" w:rsidR="00584BA6" w:rsidRPr="00F73EE9" w:rsidRDefault="00584BA6" w:rsidP="005C3AF1">
      <w:pPr>
        <w:pStyle w:val="NoSpacing"/>
      </w:pPr>
      <w:r w:rsidRPr="00F73EE9">
        <w:t>University of Calgary</w:t>
      </w:r>
    </w:p>
    <w:p w14:paraId="60ABD0E7" w14:textId="77777777" w:rsidR="00584BA6" w:rsidRPr="00F73EE9" w:rsidRDefault="00584BA6" w:rsidP="005C3AF1">
      <w:pPr>
        <w:pStyle w:val="NoSpacing"/>
      </w:pPr>
      <w:r w:rsidRPr="00F73EE9">
        <w:t>2500 University Drive N.W</w:t>
      </w:r>
    </w:p>
    <w:p w14:paraId="3A7A220F" w14:textId="77777777" w:rsidR="00584BA6" w:rsidRPr="00F73EE9" w:rsidRDefault="00584BA6" w:rsidP="005C3AF1">
      <w:pPr>
        <w:pStyle w:val="NoSpacing"/>
      </w:pPr>
      <w:r w:rsidRPr="00F73EE9">
        <w:t>Calgary, Alberta</w:t>
      </w:r>
    </w:p>
    <w:p w14:paraId="7A7961C0" w14:textId="77777777" w:rsidR="00584BA6" w:rsidRPr="00F73EE9" w:rsidRDefault="00584BA6" w:rsidP="005C3AF1">
      <w:pPr>
        <w:pStyle w:val="NoSpacing"/>
      </w:pPr>
      <w:r w:rsidRPr="00F73EE9">
        <w:t>T2N 1N4</w:t>
      </w:r>
    </w:p>
    <w:p w14:paraId="1DA80DD2" w14:textId="77777777" w:rsidR="00584BA6" w:rsidRPr="00F73EE9" w:rsidRDefault="00584BA6" w:rsidP="005C3AF1">
      <w:pPr>
        <w:pStyle w:val="NoSpacing"/>
      </w:pPr>
    </w:p>
    <w:p w14:paraId="5326E98F" w14:textId="77777777" w:rsidR="00584BA6" w:rsidRPr="00F73EE9" w:rsidRDefault="00584BA6" w:rsidP="005C3AF1">
      <w:pPr>
        <w:pStyle w:val="NoSpacing"/>
      </w:pPr>
      <w:r w:rsidRPr="00F73EE9">
        <w:t>November 27, 2014</w:t>
      </w:r>
    </w:p>
    <w:p w14:paraId="16DAFC9A" w14:textId="77777777" w:rsidR="00584BA6" w:rsidRPr="00F73EE9" w:rsidRDefault="00584BA6" w:rsidP="005C3AF1">
      <w:pPr>
        <w:pStyle w:val="NoSpacing"/>
      </w:pPr>
    </w:p>
    <w:p w14:paraId="6A1957C4" w14:textId="77777777" w:rsidR="00584BA6" w:rsidRPr="00F73EE9" w:rsidRDefault="00584BA6" w:rsidP="005C3AF1">
      <w:pPr>
        <w:pStyle w:val="NoSpacing"/>
      </w:pPr>
      <w:proofErr w:type="spellStart"/>
      <w:r w:rsidRPr="00F73EE9">
        <w:t>Majorie</w:t>
      </w:r>
      <w:proofErr w:type="spellEnd"/>
      <w:r w:rsidRPr="00F73EE9">
        <w:t xml:space="preserve"> Mather, COMS 363</w:t>
      </w:r>
    </w:p>
    <w:p w14:paraId="6948E067" w14:textId="77777777" w:rsidR="00584BA6" w:rsidRPr="00F73EE9" w:rsidRDefault="00584BA6" w:rsidP="005C3AF1">
      <w:pPr>
        <w:pStyle w:val="NoSpacing"/>
      </w:pPr>
      <w:r w:rsidRPr="00F73EE9">
        <w:t>2500 University Drive N.W</w:t>
      </w:r>
    </w:p>
    <w:p w14:paraId="2BD5C655" w14:textId="77777777" w:rsidR="00584BA6" w:rsidRPr="00F73EE9" w:rsidRDefault="00584BA6" w:rsidP="005C3AF1">
      <w:pPr>
        <w:pStyle w:val="NoSpacing"/>
      </w:pPr>
      <w:r w:rsidRPr="00F73EE9">
        <w:t>Calgary, Alberta</w:t>
      </w:r>
    </w:p>
    <w:p w14:paraId="43266878" w14:textId="77777777" w:rsidR="00584BA6" w:rsidRPr="00F73EE9" w:rsidRDefault="00584BA6" w:rsidP="005C3AF1">
      <w:pPr>
        <w:pStyle w:val="NoSpacing"/>
      </w:pPr>
      <w:r w:rsidRPr="00F73EE9">
        <w:t>T2N 1N4</w:t>
      </w:r>
    </w:p>
    <w:p w14:paraId="3382A946" w14:textId="77777777" w:rsidR="00584BA6" w:rsidRPr="00584BA6" w:rsidRDefault="00584BA6" w:rsidP="00584BA6">
      <w:pPr>
        <w:rPr>
          <w:rFonts w:ascii="Times" w:eastAsia="Times New Roman" w:hAnsi="Times" w:cs="Times New Roman"/>
        </w:rPr>
      </w:pPr>
    </w:p>
    <w:p w14:paraId="65E376C0" w14:textId="0AFB1868" w:rsidR="00584BA6" w:rsidRPr="0088226E" w:rsidRDefault="00584BA6" w:rsidP="0088226E">
      <w:pPr>
        <w:rPr>
          <w:rFonts w:ascii="Times" w:hAnsi="Times" w:cs="Times New Roman"/>
        </w:rPr>
      </w:pPr>
      <w:r w:rsidRPr="00584BA6">
        <w:rPr>
          <w:rFonts w:ascii="Times New Roman" w:hAnsi="Times New Roman" w:cs="Times New Roman"/>
          <w:color w:val="000000"/>
          <w:sz w:val="23"/>
          <w:szCs w:val="23"/>
        </w:rPr>
        <w:t>Dear Ms. Mather:</w:t>
      </w:r>
    </w:p>
    <w:p w14:paraId="1FF36B9F" w14:textId="755FD58E" w:rsidR="00584BA6" w:rsidRPr="0088226E" w:rsidRDefault="00584BA6" w:rsidP="0088226E">
      <w:pPr>
        <w:rPr>
          <w:rFonts w:ascii="Times" w:hAnsi="Times" w:cs="Times New Roman"/>
        </w:rPr>
      </w:pPr>
      <w:r w:rsidRPr="00584BA6">
        <w:rPr>
          <w:rFonts w:ascii="Times New Roman" w:hAnsi="Times New Roman" w:cs="Times New Roman"/>
          <w:b/>
          <w:bCs/>
          <w:color w:val="000000"/>
          <w:sz w:val="23"/>
          <w:szCs w:val="23"/>
        </w:rPr>
        <w:t>Re: Autism Asper</w:t>
      </w:r>
      <w:r w:rsidR="005C3AF1">
        <w:rPr>
          <w:rFonts w:ascii="Times New Roman" w:hAnsi="Times New Roman" w:cs="Times New Roman"/>
          <w:b/>
          <w:bCs/>
          <w:color w:val="000000"/>
          <w:sz w:val="23"/>
          <w:szCs w:val="23"/>
        </w:rPr>
        <w:t xml:space="preserve">ger’s Friendship Society of Calgary </w:t>
      </w:r>
      <w:r w:rsidRPr="00584BA6">
        <w:rPr>
          <w:rFonts w:ascii="Times New Roman" w:hAnsi="Times New Roman" w:cs="Times New Roman"/>
          <w:b/>
          <w:bCs/>
          <w:color w:val="000000"/>
          <w:sz w:val="23"/>
          <w:szCs w:val="23"/>
        </w:rPr>
        <w:t>Website Usability Study</w:t>
      </w:r>
    </w:p>
    <w:p w14:paraId="08F8307E" w14:textId="5F662D9D" w:rsidR="00584BA6" w:rsidRPr="0088226E" w:rsidRDefault="00584BA6" w:rsidP="0088226E">
      <w:pPr>
        <w:rPr>
          <w:rFonts w:ascii="Times" w:hAnsi="Times" w:cs="Times New Roman"/>
        </w:rPr>
      </w:pPr>
      <w:r w:rsidRPr="00584BA6">
        <w:rPr>
          <w:rFonts w:ascii="Times New Roman" w:hAnsi="Times New Roman" w:cs="Times New Roman"/>
          <w:color w:val="000000"/>
          <w:sz w:val="23"/>
          <w:szCs w:val="23"/>
        </w:rPr>
        <w:t>We have completed our study to assess the usability of the AAFS website</w:t>
      </w:r>
      <w:r w:rsidR="005C3AF1">
        <w:rPr>
          <w:rFonts w:ascii="Times New Roman" w:hAnsi="Times New Roman" w:cs="Times New Roman"/>
          <w:color w:val="000000"/>
          <w:sz w:val="23"/>
          <w:szCs w:val="23"/>
        </w:rPr>
        <w:t>, aafscalgary.com,</w:t>
      </w:r>
      <w:r w:rsidRPr="00584BA6">
        <w:rPr>
          <w:rFonts w:ascii="Times New Roman" w:hAnsi="Times New Roman" w:cs="Times New Roman"/>
          <w:color w:val="000000"/>
          <w:sz w:val="23"/>
          <w:szCs w:val="23"/>
        </w:rPr>
        <w:t xml:space="preserve"> and have attached the report: </w:t>
      </w:r>
      <w:r w:rsidRPr="00584BA6">
        <w:rPr>
          <w:rFonts w:ascii="Times New Roman" w:hAnsi="Times New Roman" w:cs="Times New Roman"/>
          <w:i/>
          <w:iCs/>
          <w:color w:val="000000"/>
          <w:sz w:val="23"/>
          <w:szCs w:val="23"/>
        </w:rPr>
        <w:t>Autism Asperger’s Friendship Society</w:t>
      </w:r>
      <w:r w:rsidR="005C3AF1">
        <w:rPr>
          <w:rFonts w:ascii="Times New Roman" w:hAnsi="Times New Roman" w:cs="Times New Roman"/>
          <w:i/>
          <w:iCs/>
          <w:color w:val="000000"/>
          <w:sz w:val="23"/>
          <w:szCs w:val="23"/>
        </w:rPr>
        <w:t xml:space="preserve"> of Calgary</w:t>
      </w:r>
      <w:r w:rsidRPr="00584BA6">
        <w:rPr>
          <w:rFonts w:ascii="Times New Roman" w:hAnsi="Times New Roman" w:cs="Times New Roman"/>
          <w:i/>
          <w:iCs/>
          <w:color w:val="000000"/>
          <w:sz w:val="23"/>
          <w:szCs w:val="23"/>
        </w:rPr>
        <w:t xml:space="preserve"> Website Usability Study, </w:t>
      </w:r>
      <w:r w:rsidRPr="00D44D34">
        <w:t>which</w:t>
      </w:r>
      <w:r w:rsidRPr="00584BA6">
        <w:rPr>
          <w:rFonts w:ascii="Times New Roman" w:hAnsi="Times New Roman" w:cs="Times New Roman"/>
          <w:color w:val="000000"/>
          <w:sz w:val="23"/>
          <w:szCs w:val="23"/>
        </w:rPr>
        <w:t xml:space="preserve"> includes our research, findings, and recommendations.</w:t>
      </w:r>
    </w:p>
    <w:p w14:paraId="3DF2434A" w14:textId="2AE8B4A4" w:rsidR="00584BA6" w:rsidRPr="0088226E" w:rsidRDefault="00584BA6" w:rsidP="0088226E">
      <w:pPr>
        <w:rPr>
          <w:rFonts w:ascii="Times New Roman" w:hAnsi="Times New Roman" w:cs="Times New Roman"/>
          <w:color w:val="000000"/>
          <w:sz w:val="23"/>
          <w:szCs w:val="23"/>
        </w:rPr>
      </w:pPr>
      <w:r w:rsidRPr="00584BA6">
        <w:rPr>
          <w:rFonts w:ascii="Times New Roman" w:hAnsi="Times New Roman" w:cs="Times New Roman"/>
          <w:color w:val="000000"/>
          <w:sz w:val="23"/>
          <w:szCs w:val="23"/>
        </w:rPr>
        <w:t xml:space="preserve">After identifying weaknesses in </w:t>
      </w:r>
      <w:r>
        <w:rPr>
          <w:rFonts w:ascii="Times New Roman" w:hAnsi="Times New Roman" w:cs="Times New Roman"/>
          <w:color w:val="000000"/>
          <w:sz w:val="23"/>
          <w:szCs w:val="23"/>
        </w:rPr>
        <w:t xml:space="preserve">accessibility, </w:t>
      </w:r>
      <w:r w:rsidR="00E23A98">
        <w:rPr>
          <w:rFonts w:ascii="Times New Roman" w:hAnsi="Times New Roman" w:cs="Times New Roman"/>
          <w:color w:val="000000"/>
          <w:sz w:val="23"/>
          <w:szCs w:val="23"/>
        </w:rPr>
        <w:t>credibility</w:t>
      </w:r>
      <w:r>
        <w:rPr>
          <w:rFonts w:ascii="Times New Roman" w:hAnsi="Times New Roman" w:cs="Times New Roman"/>
          <w:color w:val="000000"/>
          <w:sz w:val="23"/>
          <w:szCs w:val="23"/>
        </w:rPr>
        <w:t>, design, and navigation</w:t>
      </w:r>
      <w:r w:rsidRPr="00584BA6">
        <w:rPr>
          <w:rFonts w:ascii="Times New Roman" w:hAnsi="Times New Roman" w:cs="Times New Roman"/>
          <w:color w:val="000000"/>
          <w:sz w:val="23"/>
          <w:szCs w:val="23"/>
        </w:rPr>
        <w:t xml:space="preserve"> on the AAFS website, we</w:t>
      </w:r>
      <w:r w:rsidR="00D44D34">
        <w:rPr>
          <w:rFonts w:ascii="Times New Roman" w:hAnsi="Times New Roman" w:cs="Times New Roman"/>
          <w:color w:val="000000"/>
          <w:sz w:val="23"/>
          <w:szCs w:val="23"/>
        </w:rPr>
        <w:t xml:space="preserve"> prepared an online survey via E</w:t>
      </w:r>
      <w:r w:rsidRPr="00584BA6">
        <w:rPr>
          <w:rFonts w:ascii="Times New Roman" w:hAnsi="Times New Roman" w:cs="Times New Roman"/>
          <w:color w:val="000000"/>
          <w:sz w:val="23"/>
          <w:szCs w:val="23"/>
        </w:rPr>
        <w:t xml:space="preserve">surv.org. We conducted this survey in order to obtain feedback from the public regarding these </w:t>
      </w:r>
      <w:r>
        <w:rPr>
          <w:rFonts w:ascii="Times New Roman" w:hAnsi="Times New Roman" w:cs="Times New Roman"/>
          <w:color w:val="000000"/>
          <w:sz w:val="23"/>
          <w:szCs w:val="23"/>
        </w:rPr>
        <w:t>metrics of usability</w:t>
      </w:r>
      <w:r w:rsidRPr="00584BA6">
        <w:rPr>
          <w:rFonts w:ascii="Times New Roman" w:hAnsi="Times New Roman" w:cs="Times New Roman"/>
          <w:color w:val="000000"/>
          <w:sz w:val="23"/>
          <w:szCs w:val="23"/>
        </w:rPr>
        <w:t>. Using results from both our survey and information from secondary research sources, we were able to make recommendations for the improvement of the AAFS website.</w:t>
      </w:r>
    </w:p>
    <w:p w14:paraId="120C4EFE" w14:textId="06F407A2" w:rsidR="00584BA6" w:rsidRPr="00584BA6" w:rsidRDefault="00584BA6" w:rsidP="0088226E">
      <w:pPr>
        <w:rPr>
          <w:rFonts w:ascii="Times" w:hAnsi="Times" w:cs="Times New Roman"/>
        </w:rPr>
      </w:pPr>
      <w:r w:rsidRPr="00584BA6">
        <w:rPr>
          <w:rFonts w:ascii="Times New Roman" w:hAnsi="Times New Roman" w:cs="Times New Roman"/>
          <w:color w:val="000000"/>
          <w:sz w:val="23"/>
          <w:szCs w:val="23"/>
        </w:rPr>
        <w:t>The following are the major recommendations we have formulated to improve the of the AAFS website:</w:t>
      </w:r>
    </w:p>
    <w:p w14:paraId="50CD3271" w14:textId="77777777" w:rsidR="00C91034" w:rsidRDefault="00C91034" w:rsidP="00C91034">
      <w:pPr>
        <w:pStyle w:val="ListParagraph"/>
        <w:ind w:left="1440"/>
      </w:pPr>
    </w:p>
    <w:p w14:paraId="376626DB" w14:textId="77777777" w:rsidR="00154BFA" w:rsidRPr="00376DE3" w:rsidRDefault="00154BFA" w:rsidP="00154BFA">
      <w:pPr>
        <w:pStyle w:val="ListParagraph"/>
        <w:numPr>
          <w:ilvl w:val="0"/>
          <w:numId w:val="23"/>
        </w:numPr>
      </w:pPr>
      <w:r w:rsidRPr="00376DE3">
        <w:t>Consolidate repetitive information and webpages.</w:t>
      </w:r>
    </w:p>
    <w:p w14:paraId="64ED7B32" w14:textId="77777777" w:rsidR="00154BFA" w:rsidRPr="00376DE3" w:rsidRDefault="00154BFA" w:rsidP="00154BFA">
      <w:pPr>
        <w:pStyle w:val="ListParagraph"/>
        <w:numPr>
          <w:ilvl w:val="0"/>
          <w:numId w:val="23"/>
        </w:numPr>
      </w:pPr>
      <w:r w:rsidRPr="00376DE3">
        <w:t>Use high-quality graphics and more accommodating formatting.</w:t>
      </w:r>
    </w:p>
    <w:p w14:paraId="059C0CA0" w14:textId="77777777" w:rsidR="00154BFA" w:rsidRDefault="00154BFA" w:rsidP="00154BFA">
      <w:pPr>
        <w:pStyle w:val="ListParagraph"/>
        <w:numPr>
          <w:ilvl w:val="0"/>
          <w:numId w:val="23"/>
        </w:numPr>
      </w:pPr>
      <w:r>
        <w:t xml:space="preserve">Fix navigation, design and grammatical </w:t>
      </w:r>
      <w:r w:rsidRPr="00376DE3">
        <w:t>errors</w:t>
      </w:r>
      <w:r>
        <w:t>.</w:t>
      </w:r>
    </w:p>
    <w:p w14:paraId="4E9D1956" w14:textId="77777777" w:rsidR="00154BFA" w:rsidRPr="00376DE3" w:rsidRDefault="00154BFA" w:rsidP="00154BFA">
      <w:pPr>
        <w:pStyle w:val="ListParagraph"/>
        <w:numPr>
          <w:ilvl w:val="0"/>
          <w:numId w:val="23"/>
        </w:numPr>
      </w:pPr>
      <w:r>
        <w:t>Review their current content management system’s applications and functions.</w:t>
      </w:r>
    </w:p>
    <w:p w14:paraId="7BCDA657" w14:textId="77777777" w:rsidR="00584BA6" w:rsidRPr="00584BA6" w:rsidRDefault="00584BA6" w:rsidP="0088226E">
      <w:pPr>
        <w:rPr>
          <w:rFonts w:ascii="Times" w:hAnsi="Times" w:cs="Times New Roman"/>
        </w:rPr>
      </w:pPr>
    </w:p>
    <w:p w14:paraId="1B7344DA" w14:textId="63F0BC7D" w:rsidR="00584BA6" w:rsidRPr="00584BA6" w:rsidRDefault="00584BA6" w:rsidP="0088226E">
      <w:pPr>
        <w:rPr>
          <w:rFonts w:ascii="Times" w:hAnsi="Times" w:cs="Times New Roman"/>
        </w:rPr>
      </w:pPr>
      <w:r w:rsidRPr="00584BA6">
        <w:rPr>
          <w:rFonts w:ascii="Times New Roman" w:hAnsi="Times New Roman" w:cs="Times New Roman"/>
          <w:color w:val="000000"/>
          <w:sz w:val="23"/>
          <w:szCs w:val="23"/>
        </w:rPr>
        <w:t xml:space="preserve">If you have questions or concerns regarding our usability study </w:t>
      </w:r>
      <w:proofErr w:type="gramStart"/>
      <w:r w:rsidRPr="00584BA6">
        <w:rPr>
          <w:rFonts w:ascii="Times New Roman" w:hAnsi="Times New Roman" w:cs="Times New Roman"/>
          <w:color w:val="000000"/>
          <w:sz w:val="23"/>
          <w:szCs w:val="23"/>
        </w:rPr>
        <w:t>please  fe</w:t>
      </w:r>
      <w:r w:rsidR="004108EF">
        <w:rPr>
          <w:rFonts w:ascii="Times New Roman" w:hAnsi="Times New Roman" w:cs="Times New Roman"/>
          <w:color w:val="000000"/>
          <w:sz w:val="23"/>
          <w:szCs w:val="23"/>
        </w:rPr>
        <w:t>el</w:t>
      </w:r>
      <w:proofErr w:type="gramEnd"/>
      <w:r w:rsidR="004108EF">
        <w:rPr>
          <w:rFonts w:ascii="Times New Roman" w:hAnsi="Times New Roman" w:cs="Times New Roman"/>
          <w:color w:val="000000"/>
          <w:sz w:val="23"/>
          <w:szCs w:val="23"/>
        </w:rPr>
        <w:t xml:space="preserve"> free to contact us at gabarnha</w:t>
      </w:r>
      <w:r w:rsidRPr="00584BA6">
        <w:rPr>
          <w:rFonts w:ascii="Times New Roman" w:hAnsi="Times New Roman" w:cs="Times New Roman"/>
          <w:color w:val="000000"/>
          <w:sz w:val="23"/>
          <w:szCs w:val="23"/>
        </w:rPr>
        <w:t>@ucalgary.ca. We look forward to hearing back from you.</w:t>
      </w:r>
    </w:p>
    <w:p w14:paraId="257C013F" w14:textId="77777777" w:rsidR="004108EF" w:rsidRDefault="004108EF" w:rsidP="00584BA6">
      <w:pPr>
        <w:rPr>
          <w:rFonts w:ascii="Times New Roman" w:hAnsi="Times New Roman" w:cs="Times New Roman"/>
          <w:color w:val="000000"/>
          <w:sz w:val="23"/>
          <w:szCs w:val="23"/>
        </w:rPr>
      </w:pPr>
    </w:p>
    <w:p w14:paraId="0DEA937F" w14:textId="77777777" w:rsidR="008D3488" w:rsidRDefault="008D3488" w:rsidP="00584BA6">
      <w:pPr>
        <w:rPr>
          <w:rFonts w:ascii="Times New Roman" w:hAnsi="Times New Roman" w:cs="Times New Roman"/>
          <w:color w:val="000000"/>
          <w:sz w:val="23"/>
          <w:szCs w:val="23"/>
        </w:rPr>
      </w:pPr>
    </w:p>
    <w:p w14:paraId="29C63B20" w14:textId="77777777" w:rsidR="00584BA6" w:rsidRPr="00584BA6" w:rsidRDefault="00584BA6" w:rsidP="00584BA6">
      <w:pPr>
        <w:rPr>
          <w:rFonts w:ascii="Times" w:hAnsi="Times" w:cs="Times New Roman"/>
        </w:rPr>
      </w:pPr>
      <w:r w:rsidRPr="00584BA6">
        <w:rPr>
          <w:rFonts w:ascii="Times New Roman" w:hAnsi="Times New Roman" w:cs="Times New Roman"/>
          <w:color w:val="000000"/>
          <w:sz w:val="23"/>
          <w:szCs w:val="23"/>
        </w:rPr>
        <w:t>Sincerely,</w:t>
      </w:r>
    </w:p>
    <w:p w14:paraId="21488EB4" w14:textId="77777777" w:rsidR="004108EF" w:rsidRDefault="004108EF" w:rsidP="003F4296"/>
    <w:p w14:paraId="7797476F" w14:textId="77777777" w:rsidR="004108EF" w:rsidRDefault="004108EF" w:rsidP="003F4296"/>
    <w:p w14:paraId="08AADD27" w14:textId="770A3135" w:rsidR="00584BA6" w:rsidRDefault="008D3488" w:rsidP="003F4296">
      <w:r>
        <w:t>George Barnhardt;</w:t>
      </w:r>
    </w:p>
    <w:p w14:paraId="1DF2E49B" w14:textId="1AA49522" w:rsidR="00584BA6" w:rsidRDefault="008D3488" w:rsidP="003F4296">
      <w:proofErr w:type="spellStart"/>
      <w:r>
        <w:t>Geena</w:t>
      </w:r>
      <w:proofErr w:type="spellEnd"/>
      <w:r>
        <w:t xml:space="preserve"> Kim;</w:t>
      </w:r>
    </w:p>
    <w:p w14:paraId="0A38D412" w14:textId="2C9AB737" w:rsidR="00584BA6" w:rsidRDefault="008D3488" w:rsidP="003F4296">
      <w:r>
        <w:t>Josie Liang;</w:t>
      </w:r>
    </w:p>
    <w:p w14:paraId="158FA8D5" w14:textId="019C686F" w:rsidR="00584BA6" w:rsidRDefault="00584BA6" w:rsidP="00584BA6">
      <w:r>
        <w:t>Kyle Derby-</w:t>
      </w:r>
      <w:proofErr w:type="spellStart"/>
      <w:r>
        <w:t>MacInnis</w:t>
      </w:r>
      <w:proofErr w:type="spellEnd"/>
    </w:p>
    <w:p w14:paraId="32A349EC" w14:textId="77777777" w:rsidR="00B54C61" w:rsidRPr="004108EF" w:rsidRDefault="00B54C61" w:rsidP="00584BA6"/>
    <w:p w14:paraId="72056A8F" w14:textId="7BB861FE" w:rsidR="00584BA6" w:rsidRDefault="00640206" w:rsidP="00584BA6">
      <w:pPr>
        <w:rPr>
          <w:rFonts w:ascii="Times" w:eastAsia="Times New Roman" w:hAnsi="Times" w:cs="Times New Roman"/>
        </w:rPr>
      </w:pPr>
      <w:r>
        <w:rPr>
          <w:rFonts w:ascii="Times" w:eastAsia="Times New Roman" w:hAnsi="Times" w:cs="Times New Roman"/>
          <w:noProof/>
        </w:rPr>
        <w:lastRenderedPageBreak/>
        <w:drawing>
          <wp:anchor distT="0" distB="0" distL="114300" distR="114300" simplePos="0" relativeHeight="251653632" behindDoc="0" locked="0" layoutInCell="1" allowOverlap="1" wp14:anchorId="546037CB" wp14:editId="00A4471B">
            <wp:simplePos x="0" y="0"/>
            <wp:positionH relativeFrom="margin">
              <wp:align>center</wp:align>
            </wp:positionH>
            <wp:positionV relativeFrom="margin">
              <wp:align>center</wp:align>
            </wp:positionV>
            <wp:extent cx="6642100" cy="9044940"/>
            <wp:effectExtent l="0" t="0" r="1270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TLEPAGE.png"/>
                    <pic:cNvPicPr/>
                  </pic:nvPicPr>
                  <pic:blipFill>
                    <a:blip r:embed="rId9">
                      <a:extLst>
                        <a:ext uri="{28A0092B-C50C-407E-A947-70E740481C1C}">
                          <a14:useLocalDpi xmlns:a14="http://schemas.microsoft.com/office/drawing/2010/main" val="0"/>
                        </a:ext>
                      </a:extLst>
                    </a:blip>
                    <a:stretch>
                      <a:fillRect/>
                    </a:stretch>
                  </pic:blipFill>
                  <pic:spPr>
                    <a:xfrm>
                      <a:off x="0" y="0"/>
                      <a:ext cx="6642100" cy="9044940"/>
                    </a:xfrm>
                    <a:prstGeom prst="rect">
                      <a:avLst/>
                    </a:prstGeom>
                  </pic:spPr>
                </pic:pic>
              </a:graphicData>
            </a:graphic>
            <wp14:sizeRelH relativeFrom="page">
              <wp14:pctWidth>0</wp14:pctWidth>
            </wp14:sizeRelH>
            <wp14:sizeRelV relativeFrom="page">
              <wp14:pctHeight>0</wp14:pctHeight>
            </wp14:sizeRelV>
          </wp:anchor>
        </w:drawing>
      </w:r>
    </w:p>
    <w:p w14:paraId="77C62FD1" w14:textId="4A0B9094" w:rsidR="00584BA6" w:rsidRPr="00640206" w:rsidRDefault="00584BA6" w:rsidP="00F73EE9">
      <w:pPr>
        <w:pStyle w:val="Title"/>
        <w:rPr>
          <w:color w:val="294171" w:themeColor="accent1"/>
        </w:rPr>
      </w:pPr>
      <w:r w:rsidRPr="00F73EE9">
        <w:rPr>
          <w:sz w:val="72"/>
        </w:rPr>
        <w:lastRenderedPageBreak/>
        <w:t>EXECUTIVE</w:t>
      </w:r>
      <w:r w:rsidRPr="00F73EE9">
        <w:rPr>
          <w:color w:val="DEDED7" w:themeColor="background2"/>
          <w:sz w:val="56"/>
        </w:rPr>
        <w:t>SUMMARY</w:t>
      </w:r>
    </w:p>
    <w:p w14:paraId="7AE4B1E3" w14:textId="33286775" w:rsidR="00584BA6" w:rsidRPr="00584BA6" w:rsidRDefault="006B2469" w:rsidP="00DB2C10">
      <w:commentRangeStart w:id="0"/>
      <w:r>
        <w:t xml:space="preserve">As an organization grows, </w:t>
      </w:r>
      <w:commentRangeEnd w:id="0"/>
      <w:r w:rsidR="00AE2C93">
        <w:rPr>
          <w:rStyle w:val="CommentReference"/>
        </w:rPr>
        <w:commentReference w:id="0"/>
      </w:r>
      <w:r>
        <w:t xml:space="preserve">the amount of </w:t>
      </w:r>
      <w:r w:rsidR="004108EF">
        <w:t>Internet traffic</w:t>
      </w:r>
      <w:r w:rsidR="005B1B1E">
        <w:t xml:space="preserve"> increases with it.  </w:t>
      </w:r>
      <w:r w:rsidR="00DB2C10">
        <w:t xml:space="preserve">The Autism </w:t>
      </w:r>
      <w:r w:rsidR="00EB2483">
        <w:t>Asperger’s</w:t>
      </w:r>
      <w:r w:rsidR="00DB2C10">
        <w:t xml:space="preserve"> Friendship Society of Calgary</w:t>
      </w:r>
      <w:r w:rsidR="005B1B1E">
        <w:t xml:space="preserve"> </w:t>
      </w:r>
      <w:r>
        <w:t xml:space="preserve">may have </w:t>
      </w:r>
      <w:r w:rsidR="005B1B1E">
        <w:t xml:space="preserve">started as a small organization of seven families, but </w:t>
      </w:r>
      <w:r>
        <w:t>has turned into</w:t>
      </w:r>
      <w:r w:rsidR="005B1B1E">
        <w:t xml:space="preserve"> a rapidly expanding community of</w:t>
      </w:r>
      <w:r w:rsidR="00E23A98">
        <w:t xml:space="preserve"> over 500 families to a predicted number of 1500 in the next three years (AAFS, 2014).</w:t>
      </w:r>
      <w:r w:rsidR="005B1B1E">
        <w:t xml:space="preserve"> </w:t>
      </w:r>
      <w:r w:rsidR="00DB2C10">
        <w:t xml:space="preserve">In response to the corresponding exposure, usability testing was conducted to allow </w:t>
      </w:r>
      <w:r w:rsidR="005B1B1E">
        <w:t xml:space="preserve">AAFS </w:t>
      </w:r>
      <w:r w:rsidR="00DB2C10">
        <w:t>to</w:t>
      </w:r>
      <w:r w:rsidR="005B1B1E">
        <w:t xml:space="preserve"> correctly respond to weaknesses in their website</w:t>
      </w:r>
      <w:r w:rsidR="007338C1">
        <w:t>, aafscalgary.com,</w:t>
      </w:r>
      <w:r w:rsidR="005B1B1E">
        <w:t xml:space="preserve"> and improve their user</w:t>
      </w:r>
      <w:r w:rsidR="00DB2C10">
        <w:t>s’</w:t>
      </w:r>
      <w:r w:rsidR="005B1B1E">
        <w:t xml:space="preserve"> experience. This </w:t>
      </w:r>
      <w:r w:rsidR="00584BA6">
        <w:t>report will summarize the collected research, results and recommendations</w:t>
      </w:r>
      <w:r w:rsidR="00C926E0">
        <w:t xml:space="preserve"> of </w:t>
      </w:r>
      <w:r w:rsidR="00584BA6">
        <w:t>the</w:t>
      </w:r>
      <w:r w:rsidR="00F664FA">
        <w:t xml:space="preserve"> preliminary</w:t>
      </w:r>
      <w:r w:rsidR="00584BA6">
        <w:t xml:space="preserve"> Autism </w:t>
      </w:r>
      <w:r w:rsidR="00EB2483">
        <w:t>Asperger’s</w:t>
      </w:r>
      <w:r w:rsidR="007338C1">
        <w:t xml:space="preserve"> Friendship Society of Calgary Website U</w:t>
      </w:r>
      <w:r w:rsidR="00584BA6">
        <w:t>sability</w:t>
      </w:r>
      <w:r w:rsidR="007338C1">
        <w:t xml:space="preserve"> S</w:t>
      </w:r>
      <w:r w:rsidR="00376DE3">
        <w:t>tudy</w:t>
      </w:r>
      <w:r w:rsidR="00584BA6">
        <w:t>.</w:t>
      </w:r>
    </w:p>
    <w:p w14:paraId="169B1183" w14:textId="77777777" w:rsidR="00E23A98" w:rsidRDefault="00E23A98" w:rsidP="00DB2C10"/>
    <w:p w14:paraId="57F24B98" w14:textId="4647D06E" w:rsidR="00584BA6" w:rsidRPr="00DB2C10" w:rsidRDefault="00584BA6" w:rsidP="00DB2C10">
      <w:pPr>
        <w:rPr>
          <w:rStyle w:val="Emphasis"/>
          <w:i w:val="0"/>
          <w:iCs/>
        </w:rPr>
      </w:pPr>
      <w:r>
        <w:t>The</w:t>
      </w:r>
      <w:r w:rsidRPr="00513932">
        <w:t xml:space="preserve"> secondary research consisted of both scholarly and contemporary website usability standards</w:t>
      </w:r>
      <w:r w:rsidR="00C926E0">
        <w:t xml:space="preserve"> that reflected the goals of AAFS’s website. To</w:t>
      </w:r>
      <w:r w:rsidRPr="00513932">
        <w:t xml:space="preserve"> determined the appropriate criteria for measuring </w:t>
      </w:r>
      <w:r w:rsidR="00C926E0">
        <w:t xml:space="preserve">their </w:t>
      </w:r>
      <w:r w:rsidRPr="00513932">
        <w:t>website</w:t>
      </w:r>
      <w:r w:rsidR="00DB2C10">
        <w:t xml:space="preserve">, </w:t>
      </w:r>
      <w:r w:rsidR="00C926E0">
        <w:t>these goals</w:t>
      </w:r>
      <w:r w:rsidR="00DB2C10">
        <w:t xml:space="preserve"> were identified as </w:t>
      </w:r>
      <w:r w:rsidR="00C926E0">
        <w:t>industry standard usability metrics. These criteria were:</w:t>
      </w:r>
    </w:p>
    <w:p w14:paraId="55FB7EFE" w14:textId="77777777" w:rsidR="00E23A98" w:rsidRDefault="00E23A98" w:rsidP="00E23A98">
      <w:pPr>
        <w:pStyle w:val="ListParagraph"/>
        <w:spacing w:after="120"/>
        <w:ind w:left="1440"/>
        <w:rPr>
          <w:rStyle w:val="Emphasis"/>
        </w:rPr>
      </w:pPr>
    </w:p>
    <w:p w14:paraId="054AF7F7" w14:textId="77777777" w:rsidR="00584BA6" w:rsidRDefault="00584BA6" w:rsidP="00DB2C10">
      <w:pPr>
        <w:pStyle w:val="ListParagraph"/>
        <w:numPr>
          <w:ilvl w:val="0"/>
          <w:numId w:val="8"/>
        </w:numPr>
        <w:spacing w:after="120"/>
        <w:rPr>
          <w:rStyle w:val="Emphasis"/>
        </w:rPr>
      </w:pPr>
      <w:r w:rsidRPr="008F58F6">
        <w:rPr>
          <w:rStyle w:val="Emphasis"/>
        </w:rPr>
        <w:t xml:space="preserve">Accessibility, </w:t>
      </w:r>
      <w:r>
        <w:rPr>
          <w:rStyle w:val="Emphasis"/>
        </w:rPr>
        <w:tab/>
      </w:r>
      <w:r>
        <w:rPr>
          <w:rStyle w:val="Emphasis"/>
        </w:rPr>
        <w:tab/>
      </w:r>
    </w:p>
    <w:p w14:paraId="281767DE" w14:textId="35F54DC1" w:rsidR="00584BA6" w:rsidRDefault="005C6D91" w:rsidP="00DB2C10">
      <w:pPr>
        <w:pStyle w:val="ListParagraph"/>
        <w:numPr>
          <w:ilvl w:val="0"/>
          <w:numId w:val="8"/>
        </w:numPr>
        <w:spacing w:after="120"/>
        <w:rPr>
          <w:rStyle w:val="Emphasis"/>
        </w:rPr>
      </w:pPr>
      <w:proofErr w:type="gramStart"/>
      <w:r>
        <w:rPr>
          <w:rStyle w:val="Emphasis"/>
        </w:rPr>
        <w:t>credibility</w:t>
      </w:r>
      <w:proofErr w:type="gramEnd"/>
      <w:r w:rsidR="00584BA6" w:rsidRPr="008F58F6">
        <w:rPr>
          <w:rStyle w:val="Emphasis"/>
        </w:rPr>
        <w:t xml:space="preserve">, </w:t>
      </w:r>
      <w:r w:rsidR="00584BA6">
        <w:rPr>
          <w:rStyle w:val="Emphasis"/>
        </w:rPr>
        <w:tab/>
      </w:r>
      <w:r w:rsidR="00584BA6">
        <w:rPr>
          <w:rStyle w:val="Emphasis"/>
        </w:rPr>
        <w:tab/>
      </w:r>
      <w:r w:rsidR="00584BA6">
        <w:rPr>
          <w:rStyle w:val="Emphasis"/>
        </w:rPr>
        <w:tab/>
      </w:r>
    </w:p>
    <w:p w14:paraId="24F87EC6" w14:textId="36D40E3D" w:rsidR="00584BA6" w:rsidRDefault="005C6D91" w:rsidP="00DB2C10">
      <w:pPr>
        <w:pStyle w:val="ListParagraph"/>
        <w:numPr>
          <w:ilvl w:val="0"/>
          <w:numId w:val="8"/>
        </w:numPr>
        <w:spacing w:after="120"/>
        <w:rPr>
          <w:rStyle w:val="Emphasis"/>
        </w:rPr>
      </w:pPr>
      <w:proofErr w:type="gramStart"/>
      <w:r>
        <w:rPr>
          <w:rStyle w:val="Emphasis"/>
        </w:rPr>
        <w:t>design</w:t>
      </w:r>
      <w:proofErr w:type="gramEnd"/>
      <w:r>
        <w:rPr>
          <w:rStyle w:val="Emphasis"/>
        </w:rPr>
        <w:t>,</w:t>
      </w:r>
      <w:r w:rsidR="00584BA6" w:rsidRPr="008F58F6">
        <w:rPr>
          <w:rStyle w:val="Emphasis"/>
        </w:rPr>
        <w:t xml:space="preserve"> </w:t>
      </w:r>
      <w:r w:rsidR="00584BA6">
        <w:rPr>
          <w:rStyle w:val="Emphasis"/>
        </w:rPr>
        <w:tab/>
      </w:r>
      <w:r w:rsidR="00584BA6">
        <w:rPr>
          <w:rStyle w:val="Emphasis"/>
        </w:rPr>
        <w:tab/>
      </w:r>
      <w:r w:rsidR="00584BA6">
        <w:rPr>
          <w:rStyle w:val="Emphasis"/>
        </w:rPr>
        <w:tab/>
      </w:r>
    </w:p>
    <w:p w14:paraId="2C43BD27" w14:textId="77777777" w:rsidR="00E23A98" w:rsidRPr="00E23A98" w:rsidRDefault="005C6D91" w:rsidP="00DB2C10">
      <w:pPr>
        <w:pStyle w:val="ListParagraph"/>
        <w:numPr>
          <w:ilvl w:val="0"/>
          <w:numId w:val="8"/>
        </w:numPr>
        <w:spacing w:after="120"/>
        <w:rPr>
          <w:i/>
          <w:iCs/>
        </w:rPr>
      </w:pPr>
      <w:proofErr w:type="gramStart"/>
      <w:r>
        <w:rPr>
          <w:rStyle w:val="Emphasis"/>
        </w:rPr>
        <w:t>n</w:t>
      </w:r>
      <w:r w:rsidR="00DB2C10">
        <w:rPr>
          <w:rStyle w:val="Emphasis"/>
        </w:rPr>
        <w:t>avigation</w:t>
      </w:r>
      <w:proofErr w:type="gramEnd"/>
      <w:r w:rsidR="00584BA6">
        <w:t>,</w:t>
      </w:r>
      <w:r w:rsidR="00584BA6">
        <w:tab/>
      </w:r>
    </w:p>
    <w:p w14:paraId="4667A2A7" w14:textId="3DBC43B4" w:rsidR="00584BA6" w:rsidRPr="00DB2C10" w:rsidRDefault="00584BA6" w:rsidP="00E23A98">
      <w:pPr>
        <w:pStyle w:val="ListParagraph"/>
        <w:spacing w:after="120"/>
        <w:ind w:left="1440"/>
        <w:rPr>
          <w:i/>
          <w:iCs/>
        </w:rPr>
      </w:pPr>
      <w:r>
        <w:tab/>
      </w:r>
      <w:r>
        <w:tab/>
      </w:r>
      <w:r>
        <w:tab/>
      </w:r>
    </w:p>
    <w:p w14:paraId="40DB4AB9" w14:textId="3E9B6686" w:rsidR="00584BA6" w:rsidRPr="00376DE3" w:rsidRDefault="00584BA6" w:rsidP="00DB2C10">
      <w:pPr>
        <w:rPr>
          <w:color w:val="00000A"/>
        </w:rPr>
      </w:pPr>
      <w:r w:rsidRPr="00376DE3">
        <w:rPr>
          <w:color w:val="00000A"/>
        </w:rPr>
        <w:t>Our</w:t>
      </w:r>
      <w:r w:rsidR="00DB2C10" w:rsidRPr="00376DE3">
        <w:rPr>
          <w:color w:val="00000A"/>
        </w:rPr>
        <w:t xml:space="preserve"> primary research </w:t>
      </w:r>
      <w:r w:rsidRPr="00376DE3">
        <w:rPr>
          <w:color w:val="00000A"/>
        </w:rPr>
        <w:t>was an anonymous usability survey</w:t>
      </w:r>
      <w:r w:rsidR="00DB2C10" w:rsidRPr="00376DE3">
        <w:rPr>
          <w:color w:val="00000A"/>
        </w:rPr>
        <w:t xml:space="preserve"> about different components of their website. This survey was</w:t>
      </w:r>
      <w:r w:rsidRPr="00376DE3">
        <w:rPr>
          <w:color w:val="00000A"/>
        </w:rPr>
        <w:t xml:space="preserve"> administered via eSurv</w:t>
      </w:r>
      <w:r w:rsidR="00154BFA">
        <w:rPr>
          <w:color w:val="00000A"/>
        </w:rPr>
        <w:t>.org</w:t>
      </w:r>
      <w:r w:rsidRPr="00376DE3">
        <w:rPr>
          <w:color w:val="00000A"/>
        </w:rPr>
        <w:t xml:space="preserve"> over social media and to students at the University of Calgary. </w:t>
      </w:r>
      <w:r w:rsidR="005C6D91" w:rsidRPr="00376DE3">
        <w:rPr>
          <w:color w:val="00000A"/>
        </w:rPr>
        <w:t xml:space="preserve"> In tot</w:t>
      </w:r>
      <w:r w:rsidR="00154BFA">
        <w:rPr>
          <w:color w:val="00000A"/>
        </w:rPr>
        <w:t>al there were fourteen complete</w:t>
      </w:r>
      <w:r w:rsidRPr="00376DE3">
        <w:rPr>
          <w:color w:val="00000A"/>
        </w:rPr>
        <w:t xml:space="preserve"> </w:t>
      </w:r>
      <w:r w:rsidR="005C6D91" w:rsidRPr="00376DE3">
        <w:rPr>
          <w:color w:val="00000A"/>
        </w:rPr>
        <w:t xml:space="preserve">sets of data. </w:t>
      </w:r>
      <w:r w:rsidR="00DB2C10" w:rsidRPr="00376DE3">
        <w:rPr>
          <w:color w:val="00000A"/>
        </w:rPr>
        <w:t xml:space="preserve">From this data, a numerical analysis was used to determine the strengths and weaknesses of different components of their website as they relate to our criteria. </w:t>
      </w:r>
    </w:p>
    <w:p w14:paraId="7A7E359E" w14:textId="77777777" w:rsidR="00E23A98" w:rsidRDefault="00E23A98" w:rsidP="00DB2C10">
      <w:pPr>
        <w:rPr>
          <w:color w:val="00000A"/>
        </w:rPr>
      </w:pPr>
    </w:p>
    <w:p w14:paraId="07C04FC6" w14:textId="34F808C6" w:rsidR="00584BA6" w:rsidRPr="0088226E" w:rsidRDefault="00584BA6" w:rsidP="00DB2C10">
      <w:pPr>
        <w:rPr>
          <w:color w:val="00000A"/>
        </w:rPr>
      </w:pPr>
      <w:r w:rsidRPr="00376DE3">
        <w:rPr>
          <w:color w:val="00000A"/>
        </w:rPr>
        <w:t xml:space="preserve">Overall, the most positive </w:t>
      </w:r>
      <w:r w:rsidR="00376DE3" w:rsidRPr="00376DE3">
        <w:rPr>
          <w:color w:val="00000A"/>
        </w:rPr>
        <w:t>response</w:t>
      </w:r>
      <w:r w:rsidRPr="00376DE3">
        <w:rPr>
          <w:color w:val="00000A"/>
        </w:rPr>
        <w:t xml:space="preserve"> was the amount of information provided whereas the areas that need the most work </w:t>
      </w:r>
      <w:r w:rsidR="00376DE3" w:rsidRPr="00376DE3">
        <w:rPr>
          <w:color w:val="00000A"/>
        </w:rPr>
        <w:t>were</w:t>
      </w:r>
      <w:r w:rsidRPr="00376DE3">
        <w:rPr>
          <w:color w:val="00000A"/>
        </w:rPr>
        <w:t xml:space="preserve"> the </w:t>
      </w:r>
      <w:r w:rsidR="005C6D91" w:rsidRPr="00376DE3">
        <w:rPr>
          <w:color w:val="00000A"/>
        </w:rPr>
        <w:t>overall design of t</w:t>
      </w:r>
      <w:r w:rsidR="00376DE3" w:rsidRPr="00376DE3">
        <w:rPr>
          <w:color w:val="00000A"/>
        </w:rPr>
        <w:t>he website and the organization of all</w:t>
      </w:r>
      <w:r w:rsidR="005C6D91" w:rsidRPr="00376DE3">
        <w:rPr>
          <w:color w:val="00000A"/>
        </w:rPr>
        <w:t xml:space="preserve"> the information provided.</w:t>
      </w:r>
    </w:p>
    <w:p w14:paraId="77C11E64" w14:textId="28EC0C0D" w:rsidR="00584BA6" w:rsidRPr="00376DE3" w:rsidRDefault="005C6D91" w:rsidP="00DB2C10">
      <w:pPr>
        <w:rPr>
          <w:color w:val="00000A"/>
        </w:rPr>
      </w:pPr>
      <w:r w:rsidRPr="00376DE3">
        <w:rPr>
          <w:color w:val="00000A"/>
        </w:rPr>
        <w:t xml:space="preserve">The major </w:t>
      </w:r>
      <w:r w:rsidR="00584BA6" w:rsidRPr="00376DE3">
        <w:rPr>
          <w:color w:val="00000A"/>
        </w:rPr>
        <w:t>recommendations to improve the usability of the AAFS’s website are as follows:</w:t>
      </w:r>
    </w:p>
    <w:p w14:paraId="737842BB" w14:textId="77777777" w:rsidR="007338C1" w:rsidRDefault="007338C1" w:rsidP="007338C1">
      <w:pPr>
        <w:pStyle w:val="ListParagraph"/>
        <w:ind w:left="1440"/>
      </w:pPr>
    </w:p>
    <w:p w14:paraId="169CF730" w14:textId="5D0B2CCF" w:rsidR="00584BA6" w:rsidRPr="00376DE3" w:rsidRDefault="005C6D91" w:rsidP="00DB2C10">
      <w:pPr>
        <w:pStyle w:val="ListParagraph"/>
        <w:numPr>
          <w:ilvl w:val="0"/>
          <w:numId w:val="7"/>
        </w:numPr>
      </w:pPr>
      <w:r w:rsidRPr="00376DE3">
        <w:t>Consolidate repetitive information and webpages.</w:t>
      </w:r>
    </w:p>
    <w:p w14:paraId="1EC3B7D1" w14:textId="7411CDB1" w:rsidR="00584BA6" w:rsidRPr="00376DE3" w:rsidRDefault="00584BA6" w:rsidP="00DB2C10">
      <w:pPr>
        <w:pStyle w:val="ListParagraph"/>
        <w:numPr>
          <w:ilvl w:val="0"/>
          <w:numId w:val="7"/>
        </w:numPr>
      </w:pPr>
      <w:r w:rsidRPr="00376DE3">
        <w:t>Use high-quality graphics</w:t>
      </w:r>
      <w:r w:rsidR="00DB2C10" w:rsidRPr="00376DE3">
        <w:t xml:space="preserve"> and more accommodating formatting.</w:t>
      </w:r>
    </w:p>
    <w:p w14:paraId="35D0D0B9" w14:textId="465D8A39" w:rsidR="00584BA6" w:rsidRDefault="002575C1" w:rsidP="00DB2C10">
      <w:pPr>
        <w:pStyle w:val="ListParagraph"/>
        <w:numPr>
          <w:ilvl w:val="0"/>
          <w:numId w:val="7"/>
        </w:numPr>
      </w:pPr>
      <w:r>
        <w:t xml:space="preserve">Fix navigation, design and grammatical </w:t>
      </w:r>
      <w:r w:rsidR="005C6D91" w:rsidRPr="00376DE3">
        <w:t>errors</w:t>
      </w:r>
      <w:r>
        <w:t>.</w:t>
      </w:r>
    </w:p>
    <w:p w14:paraId="6CF75D46" w14:textId="0FF49F1E" w:rsidR="00376DE3" w:rsidRPr="00376DE3" w:rsidRDefault="00023835" w:rsidP="00376DE3">
      <w:pPr>
        <w:pStyle w:val="ListParagraph"/>
        <w:numPr>
          <w:ilvl w:val="0"/>
          <w:numId w:val="7"/>
        </w:numPr>
      </w:pPr>
      <w:r>
        <w:t>Review their current content management system’s applications and functions.</w:t>
      </w:r>
    </w:p>
    <w:p w14:paraId="56DBD772" w14:textId="77777777" w:rsidR="00E23A98" w:rsidRDefault="00E23A98">
      <w:pPr>
        <w:rPr>
          <w:color w:val="00000A"/>
        </w:rPr>
      </w:pPr>
    </w:p>
    <w:p w14:paraId="7F8D3ED2" w14:textId="67DFD090" w:rsidR="0088226E" w:rsidRDefault="00584BA6">
      <w:pPr>
        <w:rPr>
          <w:color w:val="00000A"/>
        </w:rPr>
      </w:pPr>
      <w:r w:rsidRPr="00376DE3">
        <w:rPr>
          <w:color w:val="00000A"/>
        </w:rPr>
        <w:t xml:space="preserve">By following </w:t>
      </w:r>
      <w:r w:rsidR="00376DE3" w:rsidRPr="00376DE3">
        <w:rPr>
          <w:color w:val="00000A"/>
        </w:rPr>
        <w:t>these</w:t>
      </w:r>
      <w:r w:rsidRPr="00376DE3">
        <w:rPr>
          <w:color w:val="00000A"/>
        </w:rPr>
        <w:t xml:space="preserve"> recommendations, the </w:t>
      </w:r>
      <w:r w:rsidRPr="00376DE3">
        <w:rPr>
          <w:rStyle w:val="Strong"/>
        </w:rPr>
        <w:t xml:space="preserve">Autism </w:t>
      </w:r>
      <w:r w:rsidR="00EB2483" w:rsidRPr="00376DE3">
        <w:rPr>
          <w:rStyle w:val="Strong"/>
        </w:rPr>
        <w:t>Asperger’s</w:t>
      </w:r>
      <w:r w:rsidRPr="00376DE3">
        <w:rPr>
          <w:rStyle w:val="Strong"/>
        </w:rPr>
        <w:t xml:space="preserve"> Friendship Society of Calgary</w:t>
      </w:r>
      <w:r w:rsidR="007338C1">
        <w:rPr>
          <w:rStyle w:val="Strong"/>
        </w:rPr>
        <w:t xml:space="preserve"> website, aafscalgary.com,</w:t>
      </w:r>
      <w:r w:rsidR="001C1BB6">
        <w:rPr>
          <w:color w:val="00000A"/>
        </w:rPr>
        <w:t xml:space="preserve"> can provide its users with a credible, </w:t>
      </w:r>
      <w:r w:rsidR="00023835">
        <w:rPr>
          <w:color w:val="00000A"/>
        </w:rPr>
        <w:t xml:space="preserve">accessible, navigable, </w:t>
      </w:r>
      <w:r w:rsidR="001C1BB6">
        <w:rPr>
          <w:color w:val="00000A"/>
        </w:rPr>
        <w:t xml:space="preserve">and </w:t>
      </w:r>
      <w:proofErr w:type="gramStart"/>
      <w:r w:rsidR="00023835">
        <w:rPr>
          <w:color w:val="00000A"/>
        </w:rPr>
        <w:t>well-designed</w:t>
      </w:r>
      <w:proofErr w:type="gramEnd"/>
      <w:r w:rsidR="00023835">
        <w:rPr>
          <w:color w:val="00000A"/>
        </w:rPr>
        <w:t xml:space="preserve"> </w:t>
      </w:r>
      <w:r w:rsidR="001C1BB6">
        <w:rPr>
          <w:color w:val="00000A"/>
        </w:rPr>
        <w:t>website</w:t>
      </w:r>
      <w:r w:rsidR="00023835">
        <w:rPr>
          <w:color w:val="00000A"/>
        </w:rPr>
        <w:t xml:space="preserve">.  </w:t>
      </w:r>
    </w:p>
    <w:p w14:paraId="46392701" w14:textId="77777777" w:rsidR="0025044C" w:rsidRDefault="0025044C">
      <w:pPr>
        <w:rPr>
          <w:color w:val="00000A"/>
        </w:rPr>
      </w:pPr>
    </w:p>
    <w:p w14:paraId="49364A0C" w14:textId="77777777" w:rsidR="0025044C" w:rsidRDefault="0025044C">
      <w:pPr>
        <w:rPr>
          <w:color w:val="00000A"/>
        </w:rPr>
      </w:pPr>
    </w:p>
    <w:p w14:paraId="2D6ADEA0" w14:textId="77777777" w:rsidR="0025044C" w:rsidRPr="002B313D" w:rsidRDefault="0025044C">
      <w:pPr>
        <w:rPr>
          <w:color w:val="00000A"/>
        </w:rPr>
      </w:pPr>
    </w:p>
    <w:bookmarkStart w:id="1" w:name="_Toc280344429" w:displacedByCustomXml="next"/>
    <w:sdt>
      <w:sdtPr>
        <w:rPr>
          <w:b w:val="0"/>
          <w:smallCaps w:val="0"/>
          <w:spacing w:val="0"/>
          <w:sz w:val="22"/>
          <w:szCs w:val="20"/>
        </w:rPr>
        <w:id w:val="140396366"/>
        <w:docPartObj>
          <w:docPartGallery w:val="Table of Contents"/>
          <w:docPartUnique/>
        </w:docPartObj>
      </w:sdtPr>
      <w:sdtEndPr>
        <w:rPr>
          <w:bCs/>
          <w:noProof/>
        </w:rPr>
      </w:sdtEndPr>
      <w:sdtContent>
        <w:p w14:paraId="3D5E1776" w14:textId="6016B165" w:rsidR="00023835" w:rsidRDefault="00023835" w:rsidP="00DE7FEF">
          <w:pPr>
            <w:pStyle w:val="Heading1"/>
          </w:pPr>
          <w:r>
            <w:t>Table of Contents</w:t>
          </w:r>
          <w:bookmarkEnd w:id="1"/>
        </w:p>
        <w:p w14:paraId="5E217EE6" w14:textId="77777777" w:rsidR="008C6ABC" w:rsidRDefault="00A947E6" w:rsidP="008C6ABC">
          <w:pPr>
            <w:pStyle w:val="TOC1"/>
            <w:rPr>
              <w:noProof/>
              <w:sz w:val="24"/>
              <w:szCs w:val="24"/>
              <w:lang w:eastAsia="ja-JP"/>
            </w:rPr>
          </w:pPr>
          <w:r>
            <w:fldChar w:fldCharType="begin"/>
          </w:r>
          <w:r>
            <w:instrText xml:space="preserve"> TOC \o "1-2" </w:instrText>
          </w:r>
          <w:r>
            <w:fldChar w:fldCharType="separate"/>
          </w:r>
          <w:r w:rsidR="008C6ABC">
            <w:rPr>
              <w:noProof/>
            </w:rPr>
            <w:t>Table of Contents</w:t>
          </w:r>
          <w:r w:rsidR="008C6ABC">
            <w:rPr>
              <w:noProof/>
            </w:rPr>
            <w:tab/>
          </w:r>
          <w:r w:rsidR="008C6ABC">
            <w:rPr>
              <w:noProof/>
            </w:rPr>
            <w:fldChar w:fldCharType="begin"/>
          </w:r>
          <w:r w:rsidR="008C6ABC">
            <w:rPr>
              <w:noProof/>
            </w:rPr>
            <w:instrText xml:space="preserve"> PAGEREF _Toc280344429 \h </w:instrText>
          </w:r>
          <w:r w:rsidR="008C6ABC">
            <w:rPr>
              <w:noProof/>
            </w:rPr>
          </w:r>
          <w:r w:rsidR="008C6ABC">
            <w:rPr>
              <w:noProof/>
            </w:rPr>
            <w:fldChar w:fldCharType="separate"/>
          </w:r>
          <w:r w:rsidR="00B54C61">
            <w:rPr>
              <w:noProof/>
            </w:rPr>
            <w:t>3</w:t>
          </w:r>
          <w:r w:rsidR="008C6ABC">
            <w:rPr>
              <w:noProof/>
            </w:rPr>
            <w:fldChar w:fldCharType="end"/>
          </w:r>
        </w:p>
        <w:p w14:paraId="460E23C2" w14:textId="77777777" w:rsidR="008C6ABC" w:rsidRDefault="008C6ABC" w:rsidP="008C6ABC">
          <w:pPr>
            <w:pStyle w:val="TOC1"/>
            <w:rPr>
              <w:noProof/>
              <w:sz w:val="24"/>
              <w:szCs w:val="24"/>
              <w:lang w:eastAsia="ja-JP"/>
            </w:rPr>
          </w:pPr>
          <w:r>
            <w:rPr>
              <w:noProof/>
            </w:rPr>
            <w:t>LIST OF FIGURES</w:t>
          </w:r>
          <w:r>
            <w:rPr>
              <w:noProof/>
            </w:rPr>
            <w:tab/>
          </w:r>
          <w:r>
            <w:rPr>
              <w:noProof/>
            </w:rPr>
            <w:fldChar w:fldCharType="begin"/>
          </w:r>
          <w:r>
            <w:rPr>
              <w:noProof/>
            </w:rPr>
            <w:instrText xml:space="preserve"> PAGEREF _Toc280344430 \h </w:instrText>
          </w:r>
          <w:r>
            <w:rPr>
              <w:noProof/>
            </w:rPr>
          </w:r>
          <w:r>
            <w:rPr>
              <w:noProof/>
            </w:rPr>
            <w:fldChar w:fldCharType="separate"/>
          </w:r>
          <w:r w:rsidR="00B54C61">
            <w:rPr>
              <w:noProof/>
            </w:rPr>
            <w:t>3</w:t>
          </w:r>
          <w:r>
            <w:rPr>
              <w:noProof/>
            </w:rPr>
            <w:fldChar w:fldCharType="end"/>
          </w:r>
        </w:p>
        <w:p w14:paraId="277E9A07" w14:textId="77777777" w:rsidR="008C6ABC" w:rsidRDefault="008C6ABC" w:rsidP="008C6ABC">
          <w:pPr>
            <w:pStyle w:val="TOC1"/>
            <w:rPr>
              <w:noProof/>
              <w:sz w:val="24"/>
              <w:szCs w:val="24"/>
              <w:lang w:eastAsia="ja-JP"/>
            </w:rPr>
          </w:pPr>
          <w:r w:rsidRPr="00484241">
            <w:rPr>
              <w:noProof/>
            </w:rPr>
            <w:t>INTRODUCTION</w:t>
          </w:r>
          <w:r>
            <w:rPr>
              <w:noProof/>
            </w:rPr>
            <w:tab/>
          </w:r>
          <w:r>
            <w:rPr>
              <w:noProof/>
            </w:rPr>
            <w:fldChar w:fldCharType="begin"/>
          </w:r>
          <w:r>
            <w:rPr>
              <w:noProof/>
            </w:rPr>
            <w:instrText xml:space="preserve"> PAGEREF _Toc280344431 \h </w:instrText>
          </w:r>
          <w:r>
            <w:rPr>
              <w:noProof/>
            </w:rPr>
          </w:r>
          <w:r>
            <w:rPr>
              <w:noProof/>
            </w:rPr>
            <w:fldChar w:fldCharType="separate"/>
          </w:r>
          <w:r w:rsidR="00B54C61">
            <w:rPr>
              <w:noProof/>
            </w:rPr>
            <w:t>4</w:t>
          </w:r>
          <w:r>
            <w:rPr>
              <w:noProof/>
            </w:rPr>
            <w:fldChar w:fldCharType="end"/>
          </w:r>
        </w:p>
        <w:p w14:paraId="3EE7BC22" w14:textId="67C81936" w:rsidR="008C6ABC" w:rsidRDefault="00154BFA">
          <w:pPr>
            <w:pStyle w:val="TOC2"/>
            <w:tabs>
              <w:tab w:val="right" w:leader="dot" w:pos="8630"/>
            </w:tabs>
            <w:rPr>
              <w:smallCaps w:val="0"/>
              <w:noProof/>
              <w:sz w:val="24"/>
              <w:szCs w:val="24"/>
              <w:lang w:eastAsia="ja-JP"/>
            </w:rPr>
          </w:pPr>
          <w:r>
            <w:rPr>
              <w:noProof/>
            </w:rPr>
            <w:t>Research Criteria</w:t>
          </w:r>
          <w:r>
            <w:rPr>
              <w:noProof/>
            </w:rPr>
            <w:tab/>
          </w:r>
          <w:r w:rsidR="008C6ABC">
            <w:rPr>
              <w:noProof/>
            </w:rPr>
            <w:fldChar w:fldCharType="begin"/>
          </w:r>
          <w:r w:rsidR="008C6ABC">
            <w:rPr>
              <w:noProof/>
            </w:rPr>
            <w:instrText xml:space="preserve"> PAGEREF _Toc280344432 \h </w:instrText>
          </w:r>
          <w:r w:rsidR="008C6ABC">
            <w:rPr>
              <w:noProof/>
            </w:rPr>
          </w:r>
          <w:r w:rsidR="008C6ABC">
            <w:rPr>
              <w:noProof/>
            </w:rPr>
            <w:fldChar w:fldCharType="separate"/>
          </w:r>
          <w:r w:rsidR="00B54C61">
            <w:rPr>
              <w:noProof/>
            </w:rPr>
            <w:t>5</w:t>
          </w:r>
          <w:r w:rsidR="008C6ABC">
            <w:rPr>
              <w:noProof/>
            </w:rPr>
            <w:fldChar w:fldCharType="end"/>
          </w:r>
        </w:p>
        <w:p w14:paraId="5B294A07" w14:textId="4FDA9D65" w:rsidR="008C6ABC" w:rsidRDefault="00154BFA">
          <w:pPr>
            <w:pStyle w:val="TOC2"/>
            <w:tabs>
              <w:tab w:val="right" w:leader="dot" w:pos="8630"/>
            </w:tabs>
            <w:rPr>
              <w:smallCaps w:val="0"/>
              <w:noProof/>
              <w:sz w:val="24"/>
              <w:szCs w:val="24"/>
              <w:lang w:eastAsia="ja-JP"/>
            </w:rPr>
          </w:pPr>
          <w:r>
            <w:rPr>
              <w:noProof/>
            </w:rPr>
            <w:t>Primary Research</w:t>
          </w:r>
          <w:r>
            <w:rPr>
              <w:noProof/>
            </w:rPr>
            <w:tab/>
          </w:r>
          <w:r w:rsidR="008C6ABC">
            <w:rPr>
              <w:noProof/>
            </w:rPr>
            <w:fldChar w:fldCharType="begin"/>
          </w:r>
          <w:r w:rsidR="008C6ABC">
            <w:rPr>
              <w:noProof/>
            </w:rPr>
            <w:instrText xml:space="preserve"> PAGEREF _Toc280344433 \h </w:instrText>
          </w:r>
          <w:r w:rsidR="008C6ABC">
            <w:rPr>
              <w:noProof/>
            </w:rPr>
          </w:r>
          <w:r w:rsidR="008C6ABC">
            <w:rPr>
              <w:noProof/>
            </w:rPr>
            <w:fldChar w:fldCharType="separate"/>
          </w:r>
          <w:r w:rsidR="00B54C61">
            <w:rPr>
              <w:noProof/>
            </w:rPr>
            <w:t>6</w:t>
          </w:r>
          <w:r w:rsidR="008C6ABC">
            <w:rPr>
              <w:noProof/>
            </w:rPr>
            <w:fldChar w:fldCharType="end"/>
          </w:r>
        </w:p>
        <w:p w14:paraId="5A09DB0A" w14:textId="6A92A510" w:rsidR="008C6ABC" w:rsidRDefault="00154BFA">
          <w:pPr>
            <w:pStyle w:val="TOC2"/>
            <w:tabs>
              <w:tab w:val="right" w:leader="dot" w:pos="8630"/>
            </w:tabs>
            <w:rPr>
              <w:smallCaps w:val="0"/>
              <w:noProof/>
              <w:sz w:val="24"/>
              <w:szCs w:val="24"/>
              <w:lang w:eastAsia="ja-JP"/>
            </w:rPr>
          </w:pPr>
          <w:r>
            <w:rPr>
              <w:noProof/>
            </w:rPr>
            <w:t>Secondary Research</w:t>
          </w:r>
          <w:r>
            <w:rPr>
              <w:noProof/>
            </w:rPr>
            <w:tab/>
          </w:r>
          <w:r w:rsidR="008C6ABC">
            <w:rPr>
              <w:noProof/>
            </w:rPr>
            <w:fldChar w:fldCharType="begin"/>
          </w:r>
          <w:r w:rsidR="008C6ABC">
            <w:rPr>
              <w:noProof/>
            </w:rPr>
            <w:instrText xml:space="preserve"> PAGEREF _Toc280344434 \h </w:instrText>
          </w:r>
          <w:r w:rsidR="008C6ABC">
            <w:rPr>
              <w:noProof/>
            </w:rPr>
          </w:r>
          <w:r w:rsidR="008C6ABC">
            <w:rPr>
              <w:noProof/>
            </w:rPr>
            <w:fldChar w:fldCharType="separate"/>
          </w:r>
          <w:r w:rsidR="00B54C61">
            <w:rPr>
              <w:noProof/>
            </w:rPr>
            <w:t>6</w:t>
          </w:r>
          <w:r w:rsidR="008C6ABC">
            <w:rPr>
              <w:noProof/>
            </w:rPr>
            <w:fldChar w:fldCharType="end"/>
          </w:r>
        </w:p>
        <w:p w14:paraId="4724E912" w14:textId="3FCD3F07" w:rsidR="008C6ABC" w:rsidRDefault="00154BFA">
          <w:pPr>
            <w:pStyle w:val="TOC2"/>
            <w:tabs>
              <w:tab w:val="right" w:leader="dot" w:pos="8630"/>
            </w:tabs>
            <w:rPr>
              <w:smallCaps w:val="0"/>
              <w:noProof/>
              <w:sz w:val="24"/>
              <w:szCs w:val="24"/>
              <w:lang w:eastAsia="ja-JP"/>
            </w:rPr>
          </w:pPr>
          <w:r>
            <w:rPr>
              <w:noProof/>
            </w:rPr>
            <w:t>Ethical Considerations</w:t>
          </w:r>
          <w:r w:rsidR="008C6ABC">
            <w:rPr>
              <w:noProof/>
            </w:rPr>
            <w:tab/>
          </w:r>
          <w:r w:rsidR="008C6ABC">
            <w:rPr>
              <w:noProof/>
            </w:rPr>
            <w:fldChar w:fldCharType="begin"/>
          </w:r>
          <w:r w:rsidR="008C6ABC">
            <w:rPr>
              <w:noProof/>
            </w:rPr>
            <w:instrText xml:space="preserve"> PAGEREF _Toc280344435 \h </w:instrText>
          </w:r>
          <w:r w:rsidR="008C6ABC">
            <w:rPr>
              <w:noProof/>
            </w:rPr>
          </w:r>
          <w:r w:rsidR="008C6ABC">
            <w:rPr>
              <w:noProof/>
            </w:rPr>
            <w:fldChar w:fldCharType="separate"/>
          </w:r>
          <w:r w:rsidR="00B54C61">
            <w:rPr>
              <w:noProof/>
            </w:rPr>
            <w:t>6</w:t>
          </w:r>
          <w:r w:rsidR="008C6ABC">
            <w:rPr>
              <w:noProof/>
            </w:rPr>
            <w:fldChar w:fldCharType="end"/>
          </w:r>
        </w:p>
        <w:p w14:paraId="6E0E3A97" w14:textId="77777777" w:rsidR="008C6ABC" w:rsidRDefault="008C6ABC" w:rsidP="008C6ABC">
          <w:pPr>
            <w:pStyle w:val="TOC1"/>
            <w:rPr>
              <w:noProof/>
              <w:sz w:val="24"/>
              <w:szCs w:val="24"/>
              <w:lang w:eastAsia="ja-JP"/>
            </w:rPr>
          </w:pPr>
          <w:r>
            <w:rPr>
              <w:noProof/>
            </w:rPr>
            <w:t>FINDINGS AND DISCUSSIONS</w:t>
          </w:r>
          <w:r>
            <w:rPr>
              <w:noProof/>
            </w:rPr>
            <w:tab/>
          </w:r>
          <w:r>
            <w:rPr>
              <w:noProof/>
            </w:rPr>
            <w:fldChar w:fldCharType="begin"/>
          </w:r>
          <w:r>
            <w:rPr>
              <w:noProof/>
            </w:rPr>
            <w:instrText xml:space="preserve"> PAGEREF _Toc280344436 \h </w:instrText>
          </w:r>
          <w:r>
            <w:rPr>
              <w:noProof/>
            </w:rPr>
          </w:r>
          <w:r>
            <w:rPr>
              <w:noProof/>
            </w:rPr>
            <w:fldChar w:fldCharType="separate"/>
          </w:r>
          <w:r w:rsidR="00B54C61">
            <w:rPr>
              <w:noProof/>
            </w:rPr>
            <w:t>7</w:t>
          </w:r>
          <w:r>
            <w:rPr>
              <w:noProof/>
            </w:rPr>
            <w:fldChar w:fldCharType="end"/>
          </w:r>
        </w:p>
        <w:p w14:paraId="32EAB801" w14:textId="142F56A5" w:rsidR="008C6ABC" w:rsidRDefault="00154BFA">
          <w:pPr>
            <w:pStyle w:val="TOC2"/>
            <w:tabs>
              <w:tab w:val="right" w:leader="dot" w:pos="8630"/>
            </w:tabs>
            <w:rPr>
              <w:smallCaps w:val="0"/>
              <w:noProof/>
              <w:sz w:val="24"/>
              <w:szCs w:val="24"/>
              <w:lang w:eastAsia="ja-JP"/>
            </w:rPr>
          </w:pPr>
          <w:r>
            <w:rPr>
              <w:noProof/>
            </w:rPr>
            <w:t>Credibility</w:t>
          </w:r>
          <w:r>
            <w:rPr>
              <w:noProof/>
            </w:rPr>
            <w:tab/>
          </w:r>
          <w:r w:rsidR="008C6ABC">
            <w:rPr>
              <w:noProof/>
            </w:rPr>
            <w:fldChar w:fldCharType="begin"/>
          </w:r>
          <w:r w:rsidR="008C6ABC">
            <w:rPr>
              <w:noProof/>
            </w:rPr>
            <w:instrText xml:space="preserve"> PAGEREF _Toc280344437 \h </w:instrText>
          </w:r>
          <w:r w:rsidR="008C6ABC">
            <w:rPr>
              <w:noProof/>
            </w:rPr>
          </w:r>
          <w:r w:rsidR="008C6ABC">
            <w:rPr>
              <w:noProof/>
            </w:rPr>
            <w:fldChar w:fldCharType="separate"/>
          </w:r>
          <w:r w:rsidR="00B54C61">
            <w:rPr>
              <w:noProof/>
            </w:rPr>
            <w:t>7</w:t>
          </w:r>
          <w:r w:rsidR="008C6ABC">
            <w:rPr>
              <w:noProof/>
            </w:rPr>
            <w:fldChar w:fldCharType="end"/>
          </w:r>
        </w:p>
        <w:p w14:paraId="71A1CFA8" w14:textId="4BEED6FA" w:rsidR="008C6ABC" w:rsidRDefault="00154BFA">
          <w:pPr>
            <w:pStyle w:val="TOC2"/>
            <w:tabs>
              <w:tab w:val="right" w:leader="dot" w:pos="8630"/>
            </w:tabs>
            <w:rPr>
              <w:smallCaps w:val="0"/>
              <w:noProof/>
              <w:sz w:val="24"/>
              <w:szCs w:val="24"/>
              <w:lang w:eastAsia="ja-JP"/>
            </w:rPr>
          </w:pPr>
          <w:r>
            <w:rPr>
              <w:noProof/>
            </w:rPr>
            <w:t>Accessibility</w:t>
          </w:r>
          <w:r>
            <w:rPr>
              <w:noProof/>
            </w:rPr>
            <w:tab/>
          </w:r>
          <w:r w:rsidR="008C6ABC">
            <w:rPr>
              <w:noProof/>
            </w:rPr>
            <w:fldChar w:fldCharType="begin"/>
          </w:r>
          <w:r w:rsidR="008C6ABC">
            <w:rPr>
              <w:noProof/>
            </w:rPr>
            <w:instrText xml:space="preserve"> PAGEREF _Toc280344438 \h </w:instrText>
          </w:r>
          <w:r w:rsidR="008C6ABC">
            <w:rPr>
              <w:noProof/>
            </w:rPr>
          </w:r>
          <w:r w:rsidR="008C6ABC">
            <w:rPr>
              <w:noProof/>
            </w:rPr>
            <w:fldChar w:fldCharType="separate"/>
          </w:r>
          <w:r w:rsidR="00B54C61">
            <w:rPr>
              <w:noProof/>
            </w:rPr>
            <w:t>10</w:t>
          </w:r>
          <w:r w:rsidR="008C6ABC">
            <w:rPr>
              <w:noProof/>
            </w:rPr>
            <w:fldChar w:fldCharType="end"/>
          </w:r>
        </w:p>
        <w:p w14:paraId="67A8634E" w14:textId="5BF1A39C" w:rsidR="008C6ABC" w:rsidRDefault="00154BFA">
          <w:pPr>
            <w:pStyle w:val="TOC2"/>
            <w:tabs>
              <w:tab w:val="right" w:leader="dot" w:pos="8630"/>
            </w:tabs>
            <w:rPr>
              <w:smallCaps w:val="0"/>
              <w:noProof/>
              <w:sz w:val="24"/>
              <w:szCs w:val="24"/>
              <w:lang w:eastAsia="ja-JP"/>
            </w:rPr>
          </w:pPr>
          <w:r>
            <w:rPr>
              <w:noProof/>
            </w:rPr>
            <w:t>Navigation</w:t>
          </w:r>
          <w:r>
            <w:rPr>
              <w:noProof/>
            </w:rPr>
            <w:tab/>
          </w:r>
          <w:r w:rsidR="008C6ABC">
            <w:rPr>
              <w:noProof/>
            </w:rPr>
            <w:fldChar w:fldCharType="begin"/>
          </w:r>
          <w:r w:rsidR="008C6ABC">
            <w:rPr>
              <w:noProof/>
            </w:rPr>
            <w:instrText xml:space="preserve"> PAGEREF _Toc280344439 \h </w:instrText>
          </w:r>
          <w:r w:rsidR="008C6ABC">
            <w:rPr>
              <w:noProof/>
            </w:rPr>
          </w:r>
          <w:r w:rsidR="008C6ABC">
            <w:rPr>
              <w:noProof/>
            </w:rPr>
            <w:fldChar w:fldCharType="separate"/>
          </w:r>
          <w:r w:rsidR="00B54C61">
            <w:rPr>
              <w:noProof/>
            </w:rPr>
            <w:t>12</w:t>
          </w:r>
          <w:r w:rsidR="008C6ABC">
            <w:rPr>
              <w:noProof/>
            </w:rPr>
            <w:fldChar w:fldCharType="end"/>
          </w:r>
        </w:p>
        <w:p w14:paraId="41F68A2B" w14:textId="0CFAE8FD" w:rsidR="008C6ABC" w:rsidRDefault="00154BFA">
          <w:pPr>
            <w:pStyle w:val="TOC2"/>
            <w:tabs>
              <w:tab w:val="right" w:leader="dot" w:pos="8630"/>
            </w:tabs>
            <w:rPr>
              <w:smallCaps w:val="0"/>
              <w:noProof/>
              <w:sz w:val="24"/>
              <w:szCs w:val="24"/>
              <w:lang w:eastAsia="ja-JP"/>
            </w:rPr>
          </w:pPr>
          <w:r>
            <w:rPr>
              <w:noProof/>
            </w:rPr>
            <w:t>Design</w:t>
          </w:r>
          <w:r w:rsidR="008C6ABC">
            <w:rPr>
              <w:noProof/>
            </w:rPr>
            <w:tab/>
          </w:r>
          <w:r w:rsidR="008C6ABC">
            <w:rPr>
              <w:noProof/>
            </w:rPr>
            <w:fldChar w:fldCharType="begin"/>
          </w:r>
          <w:r w:rsidR="008C6ABC">
            <w:rPr>
              <w:noProof/>
            </w:rPr>
            <w:instrText xml:space="preserve"> PAGEREF _Toc280344440 \h </w:instrText>
          </w:r>
          <w:r w:rsidR="008C6ABC">
            <w:rPr>
              <w:noProof/>
            </w:rPr>
          </w:r>
          <w:r w:rsidR="008C6ABC">
            <w:rPr>
              <w:noProof/>
            </w:rPr>
            <w:fldChar w:fldCharType="separate"/>
          </w:r>
          <w:r w:rsidR="00B54C61">
            <w:rPr>
              <w:noProof/>
            </w:rPr>
            <w:t>13</w:t>
          </w:r>
          <w:r w:rsidR="008C6ABC">
            <w:rPr>
              <w:noProof/>
            </w:rPr>
            <w:fldChar w:fldCharType="end"/>
          </w:r>
        </w:p>
        <w:p w14:paraId="2A1F5D81" w14:textId="77777777" w:rsidR="008C6ABC" w:rsidRDefault="008C6ABC" w:rsidP="008C6ABC">
          <w:pPr>
            <w:pStyle w:val="TOC1"/>
            <w:rPr>
              <w:noProof/>
              <w:sz w:val="24"/>
              <w:szCs w:val="24"/>
              <w:lang w:eastAsia="ja-JP"/>
            </w:rPr>
          </w:pPr>
          <w:r>
            <w:rPr>
              <w:noProof/>
            </w:rPr>
            <w:t>RECOMMENDATIONS</w:t>
          </w:r>
          <w:r>
            <w:rPr>
              <w:noProof/>
            </w:rPr>
            <w:tab/>
          </w:r>
          <w:r>
            <w:rPr>
              <w:noProof/>
            </w:rPr>
            <w:fldChar w:fldCharType="begin"/>
          </w:r>
          <w:r>
            <w:rPr>
              <w:noProof/>
            </w:rPr>
            <w:instrText xml:space="preserve"> PAGEREF _Toc280344441 \h </w:instrText>
          </w:r>
          <w:r>
            <w:rPr>
              <w:noProof/>
            </w:rPr>
          </w:r>
          <w:r>
            <w:rPr>
              <w:noProof/>
            </w:rPr>
            <w:fldChar w:fldCharType="separate"/>
          </w:r>
          <w:r w:rsidR="00B54C61">
            <w:rPr>
              <w:noProof/>
            </w:rPr>
            <w:t>17</w:t>
          </w:r>
          <w:r>
            <w:rPr>
              <w:noProof/>
            </w:rPr>
            <w:fldChar w:fldCharType="end"/>
          </w:r>
        </w:p>
        <w:p w14:paraId="1052D517" w14:textId="24FC8050" w:rsidR="008C6ABC" w:rsidRDefault="00154BFA">
          <w:pPr>
            <w:pStyle w:val="TOC2"/>
            <w:tabs>
              <w:tab w:val="right" w:leader="dot" w:pos="8630"/>
            </w:tabs>
            <w:rPr>
              <w:smallCaps w:val="0"/>
              <w:noProof/>
              <w:sz w:val="24"/>
              <w:szCs w:val="24"/>
              <w:lang w:eastAsia="ja-JP"/>
            </w:rPr>
          </w:pPr>
          <w:r>
            <w:rPr>
              <w:noProof/>
            </w:rPr>
            <w:t>Short Term Recommendations</w:t>
          </w:r>
          <w:r>
            <w:rPr>
              <w:noProof/>
            </w:rPr>
            <w:tab/>
          </w:r>
          <w:r w:rsidR="008C6ABC">
            <w:rPr>
              <w:noProof/>
            </w:rPr>
            <w:fldChar w:fldCharType="begin"/>
          </w:r>
          <w:r w:rsidR="008C6ABC">
            <w:rPr>
              <w:noProof/>
            </w:rPr>
            <w:instrText xml:space="preserve"> PAGEREF _Toc280344442 \h </w:instrText>
          </w:r>
          <w:r w:rsidR="008C6ABC">
            <w:rPr>
              <w:noProof/>
            </w:rPr>
          </w:r>
          <w:r w:rsidR="008C6ABC">
            <w:rPr>
              <w:noProof/>
            </w:rPr>
            <w:fldChar w:fldCharType="separate"/>
          </w:r>
          <w:r w:rsidR="00B54C61">
            <w:rPr>
              <w:noProof/>
            </w:rPr>
            <w:t>17</w:t>
          </w:r>
          <w:r w:rsidR="008C6ABC">
            <w:rPr>
              <w:noProof/>
            </w:rPr>
            <w:fldChar w:fldCharType="end"/>
          </w:r>
        </w:p>
        <w:p w14:paraId="54C581CF" w14:textId="14CE4F38" w:rsidR="008C6ABC" w:rsidRDefault="00154BFA">
          <w:pPr>
            <w:pStyle w:val="TOC2"/>
            <w:tabs>
              <w:tab w:val="right" w:leader="dot" w:pos="8630"/>
            </w:tabs>
            <w:rPr>
              <w:smallCaps w:val="0"/>
              <w:noProof/>
              <w:sz w:val="24"/>
              <w:szCs w:val="24"/>
              <w:lang w:eastAsia="ja-JP"/>
            </w:rPr>
          </w:pPr>
          <w:r>
            <w:rPr>
              <w:noProof/>
            </w:rPr>
            <w:t>Long Term Recommendations</w:t>
          </w:r>
          <w:r w:rsidR="008C6ABC">
            <w:rPr>
              <w:noProof/>
            </w:rPr>
            <w:tab/>
          </w:r>
          <w:r w:rsidR="008C6ABC">
            <w:rPr>
              <w:noProof/>
            </w:rPr>
            <w:fldChar w:fldCharType="begin"/>
          </w:r>
          <w:r w:rsidR="008C6ABC">
            <w:rPr>
              <w:noProof/>
            </w:rPr>
            <w:instrText xml:space="preserve"> PAGEREF _Toc280344443 \h </w:instrText>
          </w:r>
          <w:r w:rsidR="008C6ABC">
            <w:rPr>
              <w:noProof/>
            </w:rPr>
          </w:r>
          <w:r w:rsidR="008C6ABC">
            <w:rPr>
              <w:noProof/>
            </w:rPr>
            <w:fldChar w:fldCharType="separate"/>
          </w:r>
          <w:r w:rsidR="00B54C61">
            <w:rPr>
              <w:noProof/>
            </w:rPr>
            <w:t>19</w:t>
          </w:r>
          <w:r w:rsidR="008C6ABC">
            <w:rPr>
              <w:noProof/>
            </w:rPr>
            <w:fldChar w:fldCharType="end"/>
          </w:r>
        </w:p>
        <w:p w14:paraId="3811D3B7" w14:textId="77777777" w:rsidR="008C6ABC" w:rsidRDefault="008C6ABC" w:rsidP="008C6ABC">
          <w:pPr>
            <w:pStyle w:val="TOC1"/>
            <w:rPr>
              <w:noProof/>
              <w:sz w:val="24"/>
              <w:szCs w:val="24"/>
              <w:lang w:eastAsia="ja-JP"/>
            </w:rPr>
          </w:pPr>
          <w:r>
            <w:rPr>
              <w:noProof/>
            </w:rPr>
            <w:t>REFERENCES</w:t>
          </w:r>
          <w:r>
            <w:rPr>
              <w:noProof/>
            </w:rPr>
            <w:tab/>
          </w:r>
          <w:r>
            <w:rPr>
              <w:noProof/>
            </w:rPr>
            <w:fldChar w:fldCharType="begin"/>
          </w:r>
          <w:r>
            <w:rPr>
              <w:noProof/>
            </w:rPr>
            <w:instrText xml:space="preserve"> PAGEREF _Toc280344444 \h </w:instrText>
          </w:r>
          <w:r>
            <w:rPr>
              <w:noProof/>
            </w:rPr>
          </w:r>
          <w:r>
            <w:rPr>
              <w:noProof/>
            </w:rPr>
            <w:fldChar w:fldCharType="separate"/>
          </w:r>
          <w:r w:rsidR="00B54C61">
            <w:rPr>
              <w:noProof/>
            </w:rPr>
            <w:t>20</w:t>
          </w:r>
          <w:r>
            <w:rPr>
              <w:noProof/>
            </w:rPr>
            <w:fldChar w:fldCharType="end"/>
          </w:r>
        </w:p>
        <w:p w14:paraId="1EF3F471" w14:textId="77777777" w:rsidR="008C6ABC" w:rsidRDefault="008C6ABC" w:rsidP="008C6ABC">
          <w:pPr>
            <w:pStyle w:val="TOC1"/>
            <w:rPr>
              <w:noProof/>
              <w:sz w:val="24"/>
              <w:szCs w:val="24"/>
              <w:lang w:eastAsia="ja-JP"/>
            </w:rPr>
          </w:pPr>
          <w:r>
            <w:rPr>
              <w:noProof/>
            </w:rPr>
            <w:t>APPENDIX A: Survey Ethics Foreword</w:t>
          </w:r>
          <w:r>
            <w:rPr>
              <w:noProof/>
            </w:rPr>
            <w:tab/>
          </w:r>
          <w:r>
            <w:rPr>
              <w:noProof/>
            </w:rPr>
            <w:fldChar w:fldCharType="begin"/>
          </w:r>
          <w:r>
            <w:rPr>
              <w:noProof/>
            </w:rPr>
            <w:instrText xml:space="preserve"> PAGEREF _Toc280344445 \h </w:instrText>
          </w:r>
          <w:r>
            <w:rPr>
              <w:noProof/>
            </w:rPr>
          </w:r>
          <w:r>
            <w:rPr>
              <w:noProof/>
            </w:rPr>
            <w:fldChar w:fldCharType="separate"/>
          </w:r>
          <w:r w:rsidR="00B54C61">
            <w:rPr>
              <w:noProof/>
            </w:rPr>
            <w:t>22</w:t>
          </w:r>
          <w:r>
            <w:rPr>
              <w:noProof/>
            </w:rPr>
            <w:fldChar w:fldCharType="end"/>
          </w:r>
        </w:p>
        <w:p w14:paraId="0FF5482E" w14:textId="77777777" w:rsidR="008C6ABC" w:rsidRDefault="008C6ABC" w:rsidP="008C6ABC">
          <w:pPr>
            <w:pStyle w:val="TOC1"/>
            <w:rPr>
              <w:noProof/>
              <w:sz w:val="24"/>
              <w:szCs w:val="24"/>
              <w:lang w:eastAsia="ja-JP"/>
            </w:rPr>
          </w:pPr>
          <w:r>
            <w:rPr>
              <w:noProof/>
            </w:rPr>
            <w:t>APPENDIX B: Survey Questions</w:t>
          </w:r>
          <w:r>
            <w:rPr>
              <w:noProof/>
            </w:rPr>
            <w:tab/>
          </w:r>
          <w:r>
            <w:rPr>
              <w:noProof/>
            </w:rPr>
            <w:fldChar w:fldCharType="begin"/>
          </w:r>
          <w:r>
            <w:rPr>
              <w:noProof/>
            </w:rPr>
            <w:instrText xml:space="preserve"> PAGEREF _Toc280344446 \h </w:instrText>
          </w:r>
          <w:r>
            <w:rPr>
              <w:noProof/>
            </w:rPr>
          </w:r>
          <w:r>
            <w:rPr>
              <w:noProof/>
            </w:rPr>
            <w:fldChar w:fldCharType="separate"/>
          </w:r>
          <w:r w:rsidR="00B54C61">
            <w:rPr>
              <w:noProof/>
            </w:rPr>
            <w:t>23</w:t>
          </w:r>
          <w:r>
            <w:rPr>
              <w:noProof/>
            </w:rPr>
            <w:fldChar w:fldCharType="end"/>
          </w:r>
        </w:p>
        <w:p w14:paraId="4FDEB7DE" w14:textId="77777777" w:rsidR="008C6ABC" w:rsidRDefault="008C6ABC" w:rsidP="008C6ABC">
          <w:pPr>
            <w:pStyle w:val="TOC1"/>
            <w:rPr>
              <w:noProof/>
              <w:sz w:val="24"/>
              <w:szCs w:val="24"/>
              <w:lang w:eastAsia="ja-JP"/>
            </w:rPr>
          </w:pPr>
          <w:r>
            <w:rPr>
              <w:noProof/>
            </w:rPr>
            <w:t>APPENDIX C: Survey Results</w:t>
          </w:r>
          <w:r>
            <w:rPr>
              <w:noProof/>
            </w:rPr>
            <w:tab/>
          </w:r>
          <w:r>
            <w:rPr>
              <w:noProof/>
            </w:rPr>
            <w:fldChar w:fldCharType="begin"/>
          </w:r>
          <w:r>
            <w:rPr>
              <w:noProof/>
            </w:rPr>
            <w:instrText xml:space="preserve"> PAGEREF _Toc280344447 \h </w:instrText>
          </w:r>
          <w:r>
            <w:rPr>
              <w:noProof/>
            </w:rPr>
          </w:r>
          <w:r>
            <w:rPr>
              <w:noProof/>
            </w:rPr>
            <w:fldChar w:fldCharType="separate"/>
          </w:r>
          <w:r w:rsidR="00B54C61">
            <w:rPr>
              <w:noProof/>
            </w:rPr>
            <w:t>24</w:t>
          </w:r>
          <w:r>
            <w:rPr>
              <w:noProof/>
            </w:rPr>
            <w:fldChar w:fldCharType="end"/>
          </w:r>
        </w:p>
        <w:p w14:paraId="2E40B177" w14:textId="77777777" w:rsidR="008C6ABC" w:rsidRDefault="008C6ABC">
          <w:pPr>
            <w:pStyle w:val="TOC2"/>
            <w:tabs>
              <w:tab w:val="right" w:leader="dot" w:pos="8630"/>
            </w:tabs>
            <w:rPr>
              <w:smallCaps w:val="0"/>
              <w:noProof/>
              <w:sz w:val="24"/>
              <w:szCs w:val="24"/>
              <w:lang w:eastAsia="ja-JP"/>
            </w:rPr>
          </w:pPr>
          <w:r>
            <w:rPr>
              <w:noProof/>
            </w:rPr>
            <w:t>Conversion Formula</w:t>
          </w:r>
          <w:r>
            <w:rPr>
              <w:noProof/>
            </w:rPr>
            <w:tab/>
          </w:r>
          <w:r>
            <w:rPr>
              <w:noProof/>
            </w:rPr>
            <w:fldChar w:fldCharType="begin"/>
          </w:r>
          <w:r>
            <w:rPr>
              <w:noProof/>
            </w:rPr>
            <w:instrText xml:space="preserve"> PAGEREF _Toc280344448 \h </w:instrText>
          </w:r>
          <w:r>
            <w:rPr>
              <w:noProof/>
            </w:rPr>
          </w:r>
          <w:r>
            <w:rPr>
              <w:noProof/>
            </w:rPr>
            <w:fldChar w:fldCharType="separate"/>
          </w:r>
          <w:r w:rsidR="00B54C61">
            <w:rPr>
              <w:noProof/>
            </w:rPr>
            <w:t>24</w:t>
          </w:r>
          <w:r>
            <w:rPr>
              <w:noProof/>
            </w:rPr>
            <w:fldChar w:fldCharType="end"/>
          </w:r>
        </w:p>
        <w:p w14:paraId="67E40817" w14:textId="08011F6B" w:rsidR="00023835" w:rsidRDefault="00A947E6">
          <w:r>
            <w:rPr>
              <w:b/>
              <w:caps/>
              <w:szCs w:val="22"/>
            </w:rPr>
            <w:fldChar w:fldCharType="end"/>
          </w:r>
        </w:p>
      </w:sdtContent>
    </w:sdt>
    <w:p w14:paraId="6B83751B" w14:textId="73DAE96D" w:rsidR="00023835" w:rsidRDefault="00451AA6" w:rsidP="009A0CCA">
      <w:pPr>
        <w:pStyle w:val="Heading1"/>
      </w:pPr>
      <w:bookmarkStart w:id="2" w:name="_Toc280344430"/>
      <w:r>
        <w:t>LIST OF FIGURES</w:t>
      </w:r>
      <w:bookmarkEnd w:id="2"/>
    </w:p>
    <w:p w14:paraId="4F98DD2E" w14:textId="77777777" w:rsidR="008C6ABC" w:rsidRDefault="008C6ABC" w:rsidP="008C6ABC">
      <w:pPr>
        <w:pStyle w:val="TableofFigures"/>
        <w:tabs>
          <w:tab w:val="right" w:leader="dot" w:pos="8630"/>
        </w:tabs>
        <w:spacing w:line="360" w:lineRule="auto"/>
        <w:rPr>
          <w:smallCaps w:val="0"/>
          <w:noProof/>
          <w:sz w:val="24"/>
          <w:szCs w:val="24"/>
          <w:lang w:eastAsia="ja-JP"/>
        </w:rPr>
      </w:pPr>
      <w:r>
        <w:rPr>
          <w:smallCaps w:val="0"/>
        </w:rPr>
        <w:fldChar w:fldCharType="begin"/>
      </w:r>
      <w:r>
        <w:rPr>
          <w:smallCaps w:val="0"/>
        </w:rPr>
        <w:instrText xml:space="preserve"> TOC \t "Caption,1" \c "Figure" </w:instrText>
      </w:r>
      <w:r>
        <w:rPr>
          <w:smallCaps w:val="0"/>
        </w:rPr>
        <w:fldChar w:fldCharType="separate"/>
      </w:r>
      <w:r>
        <w:rPr>
          <w:noProof/>
        </w:rPr>
        <w:t>Figure 1: Survey Critieria Summary</w:t>
      </w:r>
      <w:r>
        <w:rPr>
          <w:noProof/>
        </w:rPr>
        <w:tab/>
      </w:r>
      <w:r>
        <w:rPr>
          <w:noProof/>
        </w:rPr>
        <w:fldChar w:fldCharType="begin"/>
      </w:r>
      <w:r>
        <w:rPr>
          <w:noProof/>
        </w:rPr>
        <w:instrText xml:space="preserve"> PAGEREF _Toc280344394 \h </w:instrText>
      </w:r>
      <w:r>
        <w:rPr>
          <w:noProof/>
        </w:rPr>
      </w:r>
      <w:r>
        <w:rPr>
          <w:noProof/>
        </w:rPr>
        <w:fldChar w:fldCharType="separate"/>
      </w:r>
      <w:r w:rsidR="00B54C61">
        <w:rPr>
          <w:noProof/>
        </w:rPr>
        <w:t>5</w:t>
      </w:r>
      <w:r>
        <w:rPr>
          <w:noProof/>
        </w:rPr>
        <w:fldChar w:fldCharType="end"/>
      </w:r>
    </w:p>
    <w:p w14:paraId="366A14E3" w14:textId="7144EB37" w:rsidR="008C6ABC" w:rsidRDefault="008C6ABC" w:rsidP="008C6ABC">
      <w:pPr>
        <w:pStyle w:val="TableofFigures"/>
        <w:tabs>
          <w:tab w:val="right" w:leader="dot" w:pos="8630"/>
        </w:tabs>
        <w:spacing w:line="360" w:lineRule="auto"/>
        <w:rPr>
          <w:smallCaps w:val="0"/>
          <w:noProof/>
          <w:sz w:val="24"/>
          <w:szCs w:val="24"/>
          <w:lang w:eastAsia="ja-JP"/>
        </w:rPr>
      </w:pPr>
      <w:r>
        <w:rPr>
          <w:noProof/>
        </w:rPr>
        <w:t>Figure 2: AAFS Usability Survey Average Percent Approval Rate</w:t>
      </w:r>
      <w:r>
        <w:rPr>
          <w:noProof/>
        </w:rPr>
        <w:tab/>
      </w:r>
      <w:r>
        <w:rPr>
          <w:noProof/>
        </w:rPr>
        <w:fldChar w:fldCharType="begin"/>
      </w:r>
      <w:r>
        <w:rPr>
          <w:noProof/>
        </w:rPr>
        <w:instrText xml:space="preserve"> PAGEREF _Toc280344395 \h </w:instrText>
      </w:r>
      <w:r>
        <w:rPr>
          <w:noProof/>
        </w:rPr>
      </w:r>
      <w:r>
        <w:rPr>
          <w:noProof/>
        </w:rPr>
        <w:fldChar w:fldCharType="separate"/>
      </w:r>
      <w:r w:rsidR="00B54C61">
        <w:rPr>
          <w:noProof/>
        </w:rPr>
        <w:t>7</w:t>
      </w:r>
      <w:r>
        <w:rPr>
          <w:noProof/>
        </w:rPr>
        <w:fldChar w:fldCharType="end"/>
      </w:r>
    </w:p>
    <w:p w14:paraId="1EB026E0" w14:textId="77777777" w:rsidR="008C6ABC" w:rsidRDefault="008C6ABC" w:rsidP="008C6ABC">
      <w:pPr>
        <w:pStyle w:val="TableofFigures"/>
        <w:tabs>
          <w:tab w:val="right" w:leader="dot" w:pos="8630"/>
        </w:tabs>
        <w:spacing w:line="360" w:lineRule="auto"/>
        <w:rPr>
          <w:smallCaps w:val="0"/>
          <w:noProof/>
          <w:sz w:val="24"/>
          <w:szCs w:val="24"/>
          <w:lang w:eastAsia="ja-JP"/>
        </w:rPr>
      </w:pPr>
      <w:r>
        <w:rPr>
          <w:noProof/>
        </w:rPr>
        <w:t>Figure 3: Credibility Criteria Survey Data</w:t>
      </w:r>
      <w:r>
        <w:rPr>
          <w:noProof/>
        </w:rPr>
        <w:tab/>
      </w:r>
      <w:r>
        <w:rPr>
          <w:noProof/>
        </w:rPr>
        <w:fldChar w:fldCharType="begin"/>
      </w:r>
      <w:r>
        <w:rPr>
          <w:noProof/>
        </w:rPr>
        <w:instrText xml:space="preserve"> PAGEREF _Toc280344396 \h </w:instrText>
      </w:r>
      <w:r>
        <w:rPr>
          <w:noProof/>
        </w:rPr>
      </w:r>
      <w:r>
        <w:rPr>
          <w:noProof/>
        </w:rPr>
        <w:fldChar w:fldCharType="separate"/>
      </w:r>
      <w:r w:rsidR="00B54C61">
        <w:rPr>
          <w:noProof/>
        </w:rPr>
        <w:t>8</w:t>
      </w:r>
      <w:r>
        <w:rPr>
          <w:noProof/>
        </w:rPr>
        <w:fldChar w:fldCharType="end"/>
      </w:r>
    </w:p>
    <w:p w14:paraId="66D0341E" w14:textId="26DA765A" w:rsidR="008C6ABC" w:rsidRDefault="008C6ABC" w:rsidP="008C6ABC">
      <w:pPr>
        <w:pStyle w:val="TableofFigures"/>
        <w:tabs>
          <w:tab w:val="right" w:leader="dot" w:pos="8630"/>
        </w:tabs>
        <w:spacing w:line="360" w:lineRule="auto"/>
        <w:rPr>
          <w:smallCaps w:val="0"/>
          <w:noProof/>
          <w:sz w:val="24"/>
          <w:szCs w:val="24"/>
          <w:lang w:eastAsia="ja-JP"/>
        </w:rPr>
      </w:pPr>
      <w:r>
        <w:rPr>
          <w:noProof/>
        </w:rPr>
        <w:t>Figure 4 - Accessibility Criteria Survey Data</w:t>
      </w:r>
      <w:r>
        <w:rPr>
          <w:noProof/>
        </w:rPr>
        <w:tab/>
      </w:r>
      <w:r>
        <w:rPr>
          <w:noProof/>
        </w:rPr>
        <w:fldChar w:fldCharType="begin"/>
      </w:r>
      <w:r>
        <w:rPr>
          <w:noProof/>
        </w:rPr>
        <w:instrText xml:space="preserve"> PAGEREF _Toc280344397 \h </w:instrText>
      </w:r>
      <w:r>
        <w:rPr>
          <w:noProof/>
        </w:rPr>
      </w:r>
      <w:r>
        <w:rPr>
          <w:noProof/>
        </w:rPr>
        <w:fldChar w:fldCharType="separate"/>
      </w:r>
      <w:r w:rsidR="00B54C61">
        <w:rPr>
          <w:noProof/>
        </w:rPr>
        <w:t>10</w:t>
      </w:r>
      <w:r>
        <w:rPr>
          <w:noProof/>
        </w:rPr>
        <w:fldChar w:fldCharType="end"/>
      </w:r>
    </w:p>
    <w:p w14:paraId="5C6C4D72" w14:textId="77777777" w:rsidR="008C6ABC" w:rsidRDefault="008C6ABC" w:rsidP="008C6ABC">
      <w:pPr>
        <w:pStyle w:val="TableofFigures"/>
        <w:tabs>
          <w:tab w:val="right" w:leader="dot" w:pos="8630"/>
        </w:tabs>
        <w:spacing w:line="360" w:lineRule="auto"/>
        <w:rPr>
          <w:smallCaps w:val="0"/>
          <w:noProof/>
          <w:sz w:val="24"/>
          <w:szCs w:val="24"/>
          <w:lang w:eastAsia="ja-JP"/>
        </w:rPr>
      </w:pPr>
      <w:r>
        <w:rPr>
          <w:noProof/>
        </w:rPr>
        <w:t>Figure 5 - Navigation Criteria Survey Data</w:t>
      </w:r>
      <w:r>
        <w:rPr>
          <w:noProof/>
        </w:rPr>
        <w:tab/>
      </w:r>
      <w:r>
        <w:rPr>
          <w:noProof/>
        </w:rPr>
        <w:fldChar w:fldCharType="begin"/>
      </w:r>
      <w:r>
        <w:rPr>
          <w:noProof/>
        </w:rPr>
        <w:instrText xml:space="preserve"> PAGEREF _Toc280344398 \h </w:instrText>
      </w:r>
      <w:r>
        <w:rPr>
          <w:noProof/>
        </w:rPr>
      </w:r>
      <w:r>
        <w:rPr>
          <w:noProof/>
        </w:rPr>
        <w:fldChar w:fldCharType="separate"/>
      </w:r>
      <w:r w:rsidR="00B54C61">
        <w:rPr>
          <w:noProof/>
        </w:rPr>
        <w:t>12</w:t>
      </w:r>
      <w:r>
        <w:rPr>
          <w:noProof/>
        </w:rPr>
        <w:fldChar w:fldCharType="end"/>
      </w:r>
    </w:p>
    <w:p w14:paraId="41E3F37E" w14:textId="2036AD4E" w:rsidR="008C6ABC" w:rsidRDefault="008C6ABC" w:rsidP="008C6ABC">
      <w:pPr>
        <w:pStyle w:val="TableofFigures"/>
        <w:tabs>
          <w:tab w:val="right" w:leader="dot" w:pos="8630"/>
        </w:tabs>
        <w:spacing w:line="360" w:lineRule="auto"/>
        <w:rPr>
          <w:smallCaps w:val="0"/>
          <w:noProof/>
          <w:sz w:val="24"/>
          <w:szCs w:val="24"/>
          <w:lang w:eastAsia="ja-JP"/>
        </w:rPr>
      </w:pPr>
      <w:r>
        <w:rPr>
          <w:noProof/>
        </w:rPr>
        <w:t xml:space="preserve">Figure 6: AAFS's Navigation Bar </w:t>
      </w:r>
      <w:r>
        <w:rPr>
          <w:noProof/>
        </w:rPr>
        <w:tab/>
      </w:r>
      <w:r>
        <w:rPr>
          <w:noProof/>
        </w:rPr>
        <w:fldChar w:fldCharType="begin"/>
      </w:r>
      <w:r>
        <w:rPr>
          <w:noProof/>
        </w:rPr>
        <w:instrText xml:space="preserve"> PAGEREF _Toc280344399 \h </w:instrText>
      </w:r>
      <w:r>
        <w:rPr>
          <w:noProof/>
        </w:rPr>
      </w:r>
      <w:r>
        <w:rPr>
          <w:noProof/>
        </w:rPr>
        <w:fldChar w:fldCharType="separate"/>
      </w:r>
      <w:r w:rsidR="00B54C61">
        <w:rPr>
          <w:noProof/>
        </w:rPr>
        <w:t>12</w:t>
      </w:r>
      <w:r>
        <w:rPr>
          <w:noProof/>
        </w:rPr>
        <w:fldChar w:fldCharType="end"/>
      </w:r>
    </w:p>
    <w:p w14:paraId="610103E2" w14:textId="77777777" w:rsidR="008C6ABC" w:rsidRDefault="008C6ABC" w:rsidP="008C6ABC">
      <w:pPr>
        <w:pStyle w:val="TableofFigures"/>
        <w:tabs>
          <w:tab w:val="right" w:leader="dot" w:pos="8630"/>
        </w:tabs>
        <w:spacing w:line="360" w:lineRule="auto"/>
        <w:rPr>
          <w:smallCaps w:val="0"/>
          <w:noProof/>
          <w:sz w:val="24"/>
          <w:szCs w:val="24"/>
          <w:lang w:eastAsia="ja-JP"/>
        </w:rPr>
      </w:pPr>
      <w:r>
        <w:rPr>
          <w:noProof/>
        </w:rPr>
        <w:t>Figure 7 - Design Criteria Survey Data</w:t>
      </w:r>
      <w:r>
        <w:rPr>
          <w:noProof/>
        </w:rPr>
        <w:tab/>
      </w:r>
      <w:r>
        <w:rPr>
          <w:noProof/>
        </w:rPr>
        <w:fldChar w:fldCharType="begin"/>
      </w:r>
      <w:r>
        <w:rPr>
          <w:noProof/>
        </w:rPr>
        <w:instrText xml:space="preserve"> PAGEREF _Toc280344400 \h </w:instrText>
      </w:r>
      <w:r>
        <w:rPr>
          <w:noProof/>
        </w:rPr>
      </w:r>
      <w:r>
        <w:rPr>
          <w:noProof/>
        </w:rPr>
        <w:fldChar w:fldCharType="separate"/>
      </w:r>
      <w:r w:rsidR="00B54C61">
        <w:rPr>
          <w:noProof/>
        </w:rPr>
        <w:t>13</w:t>
      </w:r>
      <w:r>
        <w:rPr>
          <w:noProof/>
        </w:rPr>
        <w:fldChar w:fldCharType="end"/>
      </w:r>
    </w:p>
    <w:p w14:paraId="7EFEF081" w14:textId="331DF416" w:rsidR="008C6ABC" w:rsidRDefault="008C6ABC" w:rsidP="008C6ABC">
      <w:pPr>
        <w:pStyle w:val="TableofFigures"/>
        <w:tabs>
          <w:tab w:val="right" w:leader="dot" w:pos="8630"/>
        </w:tabs>
        <w:spacing w:line="360" w:lineRule="auto"/>
        <w:rPr>
          <w:smallCaps w:val="0"/>
          <w:noProof/>
          <w:sz w:val="24"/>
          <w:szCs w:val="24"/>
          <w:lang w:eastAsia="ja-JP"/>
        </w:rPr>
      </w:pPr>
      <w:r>
        <w:rPr>
          <w:noProof/>
        </w:rPr>
        <w:t>Figure 8: AAFS Current Header</w:t>
      </w:r>
      <w:r>
        <w:rPr>
          <w:noProof/>
        </w:rPr>
        <w:tab/>
      </w:r>
      <w:r>
        <w:rPr>
          <w:noProof/>
        </w:rPr>
        <w:fldChar w:fldCharType="begin"/>
      </w:r>
      <w:r>
        <w:rPr>
          <w:noProof/>
        </w:rPr>
        <w:instrText xml:space="preserve"> PAGEREF _Toc280344401 \h </w:instrText>
      </w:r>
      <w:r>
        <w:rPr>
          <w:noProof/>
        </w:rPr>
      </w:r>
      <w:r>
        <w:rPr>
          <w:noProof/>
        </w:rPr>
        <w:fldChar w:fldCharType="separate"/>
      </w:r>
      <w:r w:rsidR="00B54C61">
        <w:rPr>
          <w:noProof/>
        </w:rPr>
        <w:t>15</w:t>
      </w:r>
      <w:r>
        <w:rPr>
          <w:noProof/>
        </w:rPr>
        <w:fldChar w:fldCharType="end"/>
      </w:r>
    </w:p>
    <w:p w14:paraId="155D8B4A" w14:textId="77777777" w:rsidR="008C6ABC" w:rsidRDefault="008C6ABC" w:rsidP="008C6ABC">
      <w:pPr>
        <w:pStyle w:val="TableofFigures"/>
        <w:tabs>
          <w:tab w:val="right" w:leader="dot" w:pos="8630"/>
        </w:tabs>
        <w:spacing w:line="360" w:lineRule="auto"/>
        <w:rPr>
          <w:smallCaps w:val="0"/>
          <w:noProof/>
          <w:sz w:val="24"/>
          <w:szCs w:val="24"/>
          <w:lang w:eastAsia="ja-JP"/>
        </w:rPr>
      </w:pPr>
      <w:r>
        <w:rPr>
          <w:noProof/>
        </w:rPr>
        <w:t>Figure 9: Example Colour Scheme for AAFS website</w:t>
      </w:r>
      <w:r>
        <w:rPr>
          <w:noProof/>
        </w:rPr>
        <w:tab/>
      </w:r>
      <w:r>
        <w:rPr>
          <w:noProof/>
        </w:rPr>
        <w:fldChar w:fldCharType="begin"/>
      </w:r>
      <w:r>
        <w:rPr>
          <w:noProof/>
        </w:rPr>
        <w:instrText xml:space="preserve"> PAGEREF _Toc280344402 \h </w:instrText>
      </w:r>
      <w:r>
        <w:rPr>
          <w:noProof/>
        </w:rPr>
      </w:r>
      <w:r>
        <w:rPr>
          <w:noProof/>
        </w:rPr>
        <w:fldChar w:fldCharType="separate"/>
      </w:r>
      <w:r w:rsidR="00B54C61">
        <w:rPr>
          <w:noProof/>
        </w:rPr>
        <w:t>18</w:t>
      </w:r>
      <w:r>
        <w:rPr>
          <w:noProof/>
        </w:rPr>
        <w:fldChar w:fldCharType="end"/>
      </w:r>
    </w:p>
    <w:p w14:paraId="40B54444" w14:textId="77777777" w:rsidR="008C6ABC" w:rsidRDefault="008C6ABC" w:rsidP="008C6ABC">
      <w:pPr>
        <w:pStyle w:val="TableofFigures"/>
        <w:tabs>
          <w:tab w:val="right" w:leader="dot" w:pos="8630"/>
        </w:tabs>
        <w:spacing w:line="360" w:lineRule="auto"/>
        <w:rPr>
          <w:smallCaps w:val="0"/>
          <w:noProof/>
          <w:sz w:val="24"/>
          <w:szCs w:val="24"/>
          <w:lang w:eastAsia="ja-JP"/>
        </w:rPr>
      </w:pPr>
      <w:r>
        <w:rPr>
          <w:noProof/>
        </w:rPr>
        <w:t>Figure 10: Example Header Template</w:t>
      </w:r>
      <w:r>
        <w:rPr>
          <w:noProof/>
        </w:rPr>
        <w:tab/>
      </w:r>
      <w:r>
        <w:rPr>
          <w:noProof/>
        </w:rPr>
        <w:fldChar w:fldCharType="begin"/>
      </w:r>
      <w:r>
        <w:rPr>
          <w:noProof/>
        </w:rPr>
        <w:instrText xml:space="preserve"> PAGEREF _Toc280344403 \h </w:instrText>
      </w:r>
      <w:r>
        <w:rPr>
          <w:noProof/>
        </w:rPr>
      </w:r>
      <w:r>
        <w:rPr>
          <w:noProof/>
        </w:rPr>
        <w:fldChar w:fldCharType="separate"/>
      </w:r>
      <w:r w:rsidR="00B54C61">
        <w:rPr>
          <w:noProof/>
        </w:rPr>
        <w:t>18</w:t>
      </w:r>
      <w:r>
        <w:rPr>
          <w:noProof/>
        </w:rPr>
        <w:fldChar w:fldCharType="end"/>
      </w:r>
    </w:p>
    <w:p w14:paraId="4629A3FD" w14:textId="616DBC96" w:rsidR="00023835" w:rsidRDefault="008C6ABC" w:rsidP="008C6ABC">
      <w:pPr>
        <w:spacing w:line="360" w:lineRule="auto"/>
      </w:pPr>
      <w:r>
        <w:rPr>
          <w:smallCaps/>
          <w:sz w:val="20"/>
        </w:rPr>
        <w:fldChar w:fldCharType="end"/>
      </w:r>
    </w:p>
    <w:p w14:paraId="0C27A5CA" w14:textId="77777777" w:rsidR="00826904" w:rsidRPr="0065211B" w:rsidRDefault="00023835" w:rsidP="00477C15">
      <w:pPr>
        <w:pStyle w:val="Title"/>
      </w:pPr>
      <w:r>
        <w:br w:type="page"/>
      </w:r>
      <w:bookmarkStart w:id="3" w:name="_Toc280344431"/>
      <w:r w:rsidR="00826904" w:rsidRPr="00477C15">
        <w:lastRenderedPageBreak/>
        <w:t>INTRODUCTION</w:t>
      </w:r>
      <w:bookmarkEnd w:id="3"/>
    </w:p>
    <w:p w14:paraId="680FFD6A" w14:textId="77777777" w:rsidR="00826904" w:rsidRPr="00DE7FEF" w:rsidRDefault="00826904" w:rsidP="00C361FE">
      <w:pPr>
        <w:pStyle w:val="Heading3"/>
      </w:pPr>
      <w:bookmarkStart w:id="4" w:name="_Toc279381062"/>
      <w:bookmarkEnd w:id="4"/>
      <w:r w:rsidRPr="00DE7FEF">
        <w:t>PURPOSE</w:t>
      </w:r>
    </w:p>
    <w:p w14:paraId="06FD272A" w14:textId="77777777" w:rsidR="0035379D" w:rsidRDefault="00AD4B85" w:rsidP="00DE7FEF">
      <w:pPr>
        <w:ind w:firstLine="720"/>
      </w:pPr>
      <w:r w:rsidRPr="00DE7FEF">
        <w:t xml:space="preserve">This report was prepared for </w:t>
      </w:r>
      <w:r w:rsidRPr="00154BFA">
        <w:rPr>
          <w:rStyle w:val="Emphasis"/>
        </w:rPr>
        <w:t xml:space="preserve">The Autism </w:t>
      </w:r>
      <w:proofErr w:type="spellStart"/>
      <w:r w:rsidRPr="00154BFA">
        <w:rPr>
          <w:rStyle w:val="Emphasis"/>
        </w:rPr>
        <w:t>Aspergers</w:t>
      </w:r>
      <w:proofErr w:type="spellEnd"/>
      <w:r w:rsidRPr="00154BFA">
        <w:rPr>
          <w:rStyle w:val="Emphasis"/>
        </w:rPr>
        <w:t xml:space="preserve"> Friendship Society of Ca</w:t>
      </w:r>
      <w:r w:rsidR="009D0C6C" w:rsidRPr="00154BFA">
        <w:rPr>
          <w:rStyle w:val="Emphasis"/>
        </w:rPr>
        <w:t>lgary (AAFS)</w:t>
      </w:r>
      <w:r w:rsidR="00B82564" w:rsidRPr="00DE7FEF">
        <w:t xml:space="preserve"> in an effort to summarize and evaluate the usability of its website</w:t>
      </w:r>
      <w:r w:rsidR="009D0C6C" w:rsidRPr="00DE7FEF">
        <w:t xml:space="preserve">. </w:t>
      </w:r>
      <w:r w:rsidR="00264249" w:rsidRPr="00DE7FEF">
        <w:t xml:space="preserve">This report will </w:t>
      </w:r>
      <w:r w:rsidR="00562AC4" w:rsidRPr="00DE7FEF">
        <w:t xml:space="preserve">use researched methods and scholarly articles to analyze </w:t>
      </w:r>
      <w:r w:rsidR="00264249" w:rsidRPr="00DE7FEF">
        <w:t>data collected by the prelimina</w:t>
      </w:r>
      <w:r w:rsidR="00477D72" w:rsidRPr="00DE7FEF">
        <w:t>ry AAFS website usability study in order to determine which components of the website</w:t>
      </w:r>
      <w:r w:rsidR="001714F0" w:rsidRPr="00DE7FEF">
        <w:t xml:space="preserve"> users positively and negatively</w:t>
      </w:r>
      <w:r w:rsidR="00562AC4" w:rsidRPr="00DE7FEF">
        <w:t xml:space="preserve"> responded to and how it affects the websites usability</w:t>
      </w:r>
      <w:r w:rsidR="001714F0" w:rsidRPr="00DE7FEF">
        <w:t>. To quantify</w:t>
      </w:r>
      <w:r w:rsidR="00562AC4" w:rsidRPr="00DE7FEF">
        <w:t xml:space="preserve"> the user’s reactions, various</w:t>
      </w:r>
      <w:r w:rsidR="001714F0" w:rsidRPr="00DE7FEF">
        <w:t xml:space="preserve"> component</w:t>
      </w:r>
      <w:r w:rsidR="00562AC4" w:rsidRPr="00DE7FEF">
        <w:t>s were</w:t>
      </w:r>
      <w:r w:rsidR="001714F0" w:rsidRPr="00DE7FEF">
        <w:t xml:space="preserve"> assigned at least one particular criteria related to user experience that define usability. The</w:t>
      </w:r>
      <w:r w:rsidR="0039030E" w:rsidRPr="00DE7FEF">
        <w:t>se</w:t>
      </w:r>
      <w:r w:rsidR="001714F0" w:rsidRPr="00DE7FEF">
        <w:t xml:space="preserve"> criteria are credibility, accessibility, navigation, and design.</w:t>
      </w:r>
      <w:r w:rsidR="0039030E">
        <w:t xml:space="preserve"> This report will review AAFS’s website to these criteria and in the case of negative feedback, discuss contemporary </w:t>
      </w:r>
      <w:r w:rsidR="00562AC4">
        <w:t>guidelines</w:t>
      </w:r>
      <w:r w:rsidR="0039030E">
        <w:t xml:space="preserve"> and </w:t>
      </w:r>
      <w:r w:rsidR="00953EFE">
        <w:t>industry standards on the subject and recommend</w:t>
      </w:r>
      <w:r w:rsidR="0039030E">
        <w:t xml:space="preserve"> way</w:t>
      </w:r>
      <w:r w:rsidR="00B81F70">
        <w:t>s</w:t>
      </w:r>
      <w:r w:rsidR="0039030E">
        <w:t xml:space="preserve"> to improve the particular component and overall usability. </w:t>
      </w:r>
    </w:p>
    <w:p w14:paraId="36C3AEF7" w14:textId="38D42012" w:rsidR="00264249" w:rsidRDefault="00477D72" w:rsidP="00B81F70">
      <w:pPr>
        <w:ind w:firstLine="720"/>
      </w:pPr>
      <w:r>
        <w:t xml:space="preserve"> </w:t>
      </w:r>
    </w:p>
    <w:p w14:paraId="7EE88C11" w14:textId="37D31A12" w:rsidR="00826904" w:rsidRDefault="00826904" w:rsidP="007361F8">
      <w:pPr>
        <w:pStyle w:val="Heading3"/>
      </w:pPr>
      <w:bookmarkStart w:id="5" w:name="_Toc279381063"/>
      <w:bookmarkStart w:id="6" w:name="_Toc280336068"/>
      <w:bookmarkEnd w:id="5"/>
      <w:r>
        <w:t>BACKGROUND</w:t>
      </w:r>
      <w:bookmarkEnd w:id="6"/>
    </w:p>
    <w:p w14:paraId="03A21C22" w14:textId="25FB1930" w:rsidR="00826904" w:rsidRDefault="007B73DA" w:rsidP="003F4296">
      <w:r>
        <w:tab/>
      </w:r>
      <w:r w:rsidR="00826904">
        <w:t xml:space="preserve">“AAFS is a non-profit organization that provides respite care in a recreational environment for all individuals on the Autism spectrum. Since 2004, the AAFS has worked to facilitate recreational programs and activities to help their members develop social, life, and communication skills by providing them with the opportunity to practice these skills in a safe community (AAFS, 2014)”.  </w:t>
      </w:r>
    </w:p>
    <w:p w14:paraId="3CDF13A7" w14:textId="77777777" w:rsidR="0035379D" w:rsidRPr="00826904" w:rsidRDefault="0035379D" w:rsidP="003F4296"/>
    <w:p w14:paraId="60C2A52F" w14:textId="44E09286" w:rsidR="00826904" w:rsidRPr="00251EDA" w:rsidRDefault="00826904" w:rsidP="001C1BB6">
      <w:pPr>
        <w:pStyle w:val="Heading3"/>
      </w:pPr>
      <w:bookmarkStart w:id="7" w:name="TOC216351729"/>
      <w:bookmarkStart w:id="8" w:name="_Toc279381064"/>
      <w:bookmarkStart w:id="9" w:name="_Toc279606971"/>
      <w:bookmarkStart w:id="10" w:name="_Toc280336069"/>
      <w:bookmarkEnd w:id="7"/>
      <w:bookmarkEnd w:id="8"/>
      <w:r>
        <w:t>R</w:t>
      </w:r>
      <w:bookmarkEnd w:id="9"/>
      <w:r>
        <w:t>ATIONALE</w:t>
      </w:r>
      <w:bookmarkEnd w:id="10"/>
    </w:p>
    <w:p w14:paraId="06C544B0" w14:textId="658E695B" w:rsidR="0035052A" w:rsidRDefault="00AA1DD7" w:rsidP="007B73DA">
      <w:pPr>
        <w:ind w:firstLine="720"/>
      </w:pPr>
      <w:r>
        <w:t>Usability test</w:t>
      </w:r>
      <w:r w:rsidR="00C955C3">
        <w:t xml:space="preserve">ing is used </w:t>
      </w:r>
      <w:r w:rsidR="00F53035">
        <w:t>to quantify</w:t>
      </w:r>
      <w:r w:rsidR="005B0129">
        <w:t xml:space="preserve"> how effectively a website </w:t>
      </w:r>
      <w:r w:rsidR="00F53035">
        <w:t>can be used</w:t>
      </w:r>
      <w:r w:rsidR="00C955C3">
        <w:t xml:space="preserve">. </w:t>
      </w:r>
      <w:commentRangeStart w:id="11"/>
      <w:r w:rsidR="00F53035">
        <w:t xml:space="preserve">By </w:t>
      </w:r>
      <w:r w:rsidR="00C955C3" w:rsidRPr="00AE2C93">
        <w:rPr>
          <w:highlight w:val="yellow"/>
        </w:rPr>
        <w:t>preforming</w:t>
      </w:r>
      <w:r w:rsidR="00C955C3">
        <w:t xml:space="preserve"> these tests on a website, it provides </w:t>
      </w:r>
      <w:commentRangeEnd w:id="11"/>
      <w:r w:rsidR="00AE2C93">
        <w:rPr>
          <w:rStyle w:val="CommentReference"/>
        </w:rPr>
        <w:commentReference w:id="11"/>
      </w:r>
      <w:r w:rsidR="00C955C3">
        <w:t>an</w:t>
      </w:r>
      <w:r w:rsidR="00012EDA">
        <w:t xml:space="preserve"> organization the ability to quantify the strengths and </w:t>
      </w:r>
      <w:r w:rsidR="00734C61">
        <w:t>weaknesses of the website’s components</w:t>
      </w:r>
      <w:r w:rsidR="00C955C3">
        <w:t>.</w:t>
      </w:r>
      <w:r w:rsidR="00012EDA">
        <w:t xml:space="preserve"> </w:t>
      </w:r>
      <w:r w:rsidR="00255F60">
        <w:t xml:space="preserve">It is also important to </w:t>
      </w:r>
      <w:commentRangeStart w:id="12"/>
      <w:r w:rsidR="00255F60">
        <w:t>be conduct</w:t>
      </w:r>
      <w:r w:rsidR="00BE0F2E">
        <w:t>ing</w:t>
      </w:r>
      <w:r w:rsidR="00255F60">
        <w:t xml:space="preserve"> </w:t>
      </w:r>
      <w:commentRangeEnd w:id="12"/>
      <w:r w:rsidR="00AE2C93">
        <w:rPr>
          <w:rStyle w:val="CommentReference"/>
        </w:rPr>
        <w:commentReference w:id="12"/>
      </w:r>
      <w:r w:rsidR="00255F60">
        <w:t>u</w:t>
      </w:r>
      <w:r w:rsidR="002D3819">
        <w:t>sability tests throughout the lifespan of a product</w:t>
      </w:r>
      <w:r w:rsidR="00734C61">
        <w:t xml:space="preserve"> for maintenance and future </w:t>
      </w:r>
      <w:r w:rsidR="00255F60">
        <w:t>modeling purposes.</w:t>
      </w:r>
      <w:r w:rsidR="002D3819">
        <w:t xml:space="preserve"> </w:t>
      </w:r>
      <w:bookmarkStart w:id="13" w:name="_Toc279606972"/>
      <w:r w:rsidR="00BE0F2E">
        <w:t xml:space="preserve">AAFS may autonomously wish to update their website as they see fit, however, without usability testing they would not understand exactly what areas need the most immediate improvement.  </w:t>
      </w:r>
    </w:p>
    <w:p w14:paraId="5501C196" w14:textId="77777777" w:rsidR="0035379D" w:rsidRDefault="0035379D" w:rsidP="007B73DA">
      <w:pPr>
        <w:ind w:firstLine="720"/>
      </w:pPr>
    </w:p>
    <w:p w14:paraId="141C69D6" w14:textId="58E8C444" w:rsidR="00826904" w:rsidRPr="00164BF5" w:rsidRDefault="00826904" w:rsidP="001C1BB6">
      <w:pPr>
        <w:pStyle w:val="Heading3"/>
      </w:pPr>
      <w:bookmarkStart w:id="14" w:name="_Toc280336070"/>
      <w:r>
        <w:t>OBJECTIVES</w:t>
      </w:r>
      <w:bookmarkEnd w:id="13"/>
      <w:bookmarkEnd w:id="14"/>
    </w:p>
    <w:p w14:paraId="5C58F071" w14:textId="49388A34" w:rsidR="00321D33" w:rsidRPr="00164BF5" w:rsidRDefault="00321D33" w:rsidP="00321D33">
      <w:pPr>
        <w:pStyle w:val="ListParagraph"/>
        <w:widowControl w:val="0"/>
        <w:numPr>
          <w:ilvl w:val="0"/>
          <w:numId w:val="9"/>
        </w:numPr>
        <w:suppressAutoHyphens/>
        <w:spacing w:before="20" w:after="5"/>
        <w:ind w:left="567" w:hanging="567"/>
        <w:contextualSpacing w:val="0"/>
        <w:rPr>
          <w:rFonts w:eastAsia="ヒラギノ角ゴ Pro W3"/>
          <w:color w:val="000000"/>
        </w:rPr>
      </w:pPr>
      <w:bookmarkStart w:id="15" w:name="_Toc279381066"/>
      <w:bookmarkStart w:id="16" w:name="_Toc279606973"/>
      <w:bookmarkEnd w:id="15"/>
      <w:r>
        <w:rPr>
          <w:rFonts w:eastAsia="ヒラギノ角ゴ Pro W3"/>
          <w:color w:val="000000"/>
        </w:rPr>
        <w:t>Determine areas of negative user experiences thr</w:t>
      </w:r>
      <w:r w:rsidR="00231722">
        <w:rPr>
          <w:rFonts w:eastAsia="ヒラギノ角ゴ Pro W3"/>
          <w:color w:val="000000"/>
        </w:rPr>
        <w:t>ough a usability survey, and how</w:t>
      </w:r>
      <w:r>
        <w:rPr>
          <w:rFonts w:eastAsia="ヒラギノ角ゴ Pro W3"/>
          <w:color w:val="000000"/>
        </w:rPr>
        <w:t xml:space="preserve"> they impede a user’s ability to use the website effectively;</w:t>
      </w:r>
    </w:p>
    <w:p w14:paraId="5B0CF49E" w14:textId="77777777" w:rsidR="00321D33" w:rsidRPr="00934269" w:rsidRDefault="00321D33" w:rsidP="00321D33">
      <w:pPr>
        <w:pStyle w:val="ListParagraph"/>
        <w:widowControl w:val="0"/>
        <w:numPr>
          <w:ilvl w:val="0"/>
          <w:numId w:val="9"/>
        </w:numPr>
        <w:suppressAutoHyphens/>
        <w:spacing w:before="20" w:after="5"/>
        <w:ind w:left="567" w:hanging="567"/>
        <w:contextualSpacing w:val="0"/>
        <w:rPr>
          <w:rFonts w:eastAsia="ヒラギノ角ゴ Pro W3"/>
          <w:color w:val="000000"/>
        </w:rPr>
      </w:pPr>
      <w:r>
        <w:rPr>
          <w:rFonts w:eastAsia="ヒラギノ角ゴ Pro W3"/>
          <w:color w:val="000000"/>
        </w:rPr>
        <w:t>Address these areas and produce possible low cost, high reward solutions that are supported by published literature and articles;</w:t>
      </w:r>
    </w:p>
    <w:p w14:paraId="1B113BE0" w14:textId="77777777" w:rsidR="00321D33" w:rsidRPr="0035379D" w:rsidRDefault="00321D33" w:rsidP="00321D33">
      <w:pPr>
        <w:pStyle w:val="ListParagraph"/>
        <w:widowControl w:val="0"/>
        <w:numPr>
          <w:ilvl w:val="0"/>
          <w:numId w:val="9"/>
        </w:numPr>
        <w:suppressAutoHyphens/>
        <w:spacing w:before="20" w:after="5"/>
        <w:ind w:left="567" w:hanging="567"/>
        <w:contextualSpacing w:val="0"/>
        <w:rPr>
          <w:sz w:val="18"/>
        </w:rPr>
      </w:pPr>
      <w:r>
        <w:rPr>
          <w:rFonts w:eastAsia="ヒラギノ角ゴ Pro W3"/>
          <w:color w:val="000000"/>
        </w:rPr>
        <w:t xml:space="preserve">Provide AAFS with viable recommendations that will improve their website usability with reference to both our primary and secondary research. </w:t>
      </w:r>
    </w:p>
    <w:p w14:paraId="35160DBF" w14:textId="77777777" w:rsidR="0035379D" w:rsidRPr="003A3221" w:rsidRDefault="0035379D" w:rsidP="0035379D">
      <w:pPr>
        <w:pStyle w:val="ListParagraph"/>
        <w:widowControl w:val="0"/>
        <w:suppressAutoHyphens/>
        <w:spacing w:before="20" w:after="5"/>
        <w:ind w:left="567"/>
        <w:contextualSpacing w:val="0"/>
        <w:rPr>
          <w:sz w:val="18"/>
        </w:rPr>
      </w:pPr>
    </w:p>
    <w:p w14:paraId="7A060327" w14:textId="53B3D598" w:rsidR="0035379D" w:rsidRPr="0035379D" w:rsidRDefault="00826904" w:rsidP="0035379D">
      <w:pPr>
        <w:pStyle w:val="Heading3"/>
      </w:pPr>
      <w:bookmarkStart w:id="17" w:name="_Toc280336071"/>
      <w:r>
        <w:t>SCOPE</w:t>
      </w:r>
      <w:bookmarkEnd w:id="16"/>
      <w:bookmarkEnd w:id="17"/>
    </w:p>
    <w:p w14:paraId="02CDE1D2" w14:textId="191AD678" w:rsidR="002B313D" w:rsidRDefault="00673D2F" w:rsidP="00B8582C">
      <w:pPr>
        <w:ind w:firstLine="720"/>
        <w:rPr>
          <w:color w:val="00000A"/>
        </w:rPr>
      </w:pPr>
      <w:commentRangeStart w:id="18"/>
      <w:r>
        <w:t>As a post-</w:t>
      </w:r>
      <w:r w:rsidR="00BE0F2E">
        <w:t xml:space="preserve">production usability test, AAFS </w:t>
      </w:r>
      <w:commentRangeEnd w:id="18"/>
      <w:r w:rsidR="00AE2C93">
        <w:rPr>
          <w:rStyle w:val="CommentReference"/>
        </w:rPr>
        <w:commentReference w:id="18"/>
      </w:r>
      <w:r w:rsidR="00BE0F2E">
        <w:t xml:space="preserve">has shown that they are committed to providing the best service possible to their visitors. As such, the study was centered on four consumer related usability metrics: accessibility, credibility, design, and navigation. </w:t>
      </w:r>
      <w:r w:rsidR="005D508C">
        <w:t>Each criteria is represented in the various components of a website. By using industry standard qualities of usability, AAFS is guaranteed that there are viable solutions to the id</w:t>
      </w:r>
      <w:r>
        <w:t>entified problems and that the</w:t>
      </w:r>
      <w:r w:rsidR="005D508C">
        <w:t xml:space="preserve"> execution</w:t>
      </w:r>
      <w:r>
        <w:t xml:space="preserve"> of these solutions</w:t>
      </w:r>
      <w:r w:rsidR="005D508C">
        <w:t xml:space="preserve"> </w:t>
      </w:r>
      <w:r>
        <w:t xml:space="preserve">will provide improvements to </w:t>
      </w:r>
      <w:commentRangeStart w:id="19"/>
      <w:r>
        <w:t>usability.</w:t>
      </w:r>
      <w:r w:rsidR="005D508C">
        <w:t xml:space="preserve"> </w:t>
      </w:r>
      <w:commentRangeEnd w:id="19"/>
      <w:r w:rsidR="00AE2C93">
        <w:rPr>
          <w:rStyle w:val="CommentReference"/>
        </w:rPr>
        <w:commentReference w:id="19"/>
      </w:r>
    </w:p>
    <w:p w14:paraId="606958B5" w14:textId="77777777" w:rsidR="00321D33" w:rsidRDefault="00321D33" w:rsidP="00321D33">
      <w:bookmarkStart w:id="20" w:name="_Toc279606974"/>
    </w:p>
    <w:p w14:paraId="17660220" w14:textId="77777777" w:rsidR="009277A7" w:rsidRPr="00E44B63" w:rsidRDefault="009277A7" w:rsidP="009277A7">
      <w:pPr>
        <w:pStyle w:val="Title"/>
      </w:pPr>
      <w:r w:rsidRPr="00E44B63">
        <w:lastRenderedPageBreak/>
        <w:t>RESEARCH METHODS</w:t>
      </w:r>
      <w:bookmarkEnd w:id="20"/>
    </w:p>
    <w:p w14:paraId="3E9FA383" w14:textId="5A3CF044" w:rsidR="00DA70EC" w:rsidRPr="0035052A" w:rsidRDefault="002B313D" w:rsidP="00231722">
      <w:pPr>
        <w:ind w:firstLine="720"/>
        <w:rPr>
          <w:sz w:val="18"/>
        </w:rPr>
      </w:pPr>
      <w:r>
        <w:t>P</w:t>
      </w:r>
      <w:r w:rsidR="00DA70EC" w:rsidRPr="0035052A">
        <w:t xml:space="preserve">rimary and secondary research </w:t>
      </w:r>
      <w:commentRangeStart w:id="21"/>
      <w:r w:rsidR="00DA70EC" w:rsidRPr="0035052A">
        <w:t xml:space="preserve">was </w:t>
      </w:r>
      <w:commentRangeEnd w:id="21"/>
      <w:r w:rsidR="00AE2C93">
        <w:rPr>
          <w:rStyle w:val="CommentReference"/>
        </w:rPr>
        <w:commentReference w:id="21"/>
      </w:r>
      <w:r w:rsidR="00DA70EC" w:rsidRPr="0035052A">
        <w:t xml:space="preserve">used in evaluating current and future potential usability of the AAFS website. </w:t>
      </w:r>
      <w:r w:rsidR="00341D64" w:rsidRPr="0035052A">
        <w:t>Secondary research</w:t>
      </w:r>
      <w:r w:rsidR="0080314D">
        <w:t xml:space="preserve"> was used to</w:t>
      </w:r>
      <w:r w:rsidR="00341D64" w:rsidRPr="0035052A">
        <w:t xml:space="preserve"> determ</w:t>
      </w:r>
      <w:r w:rsidR="0080314D">
        <w:t>ine</w:t>
      </w:r>
      <w:r w:rsidR="00154BFA">
        <w:t xml:space="preserve"> that</w:t>
      </w:r>
      <w:r w:rsidR="00341D64" w:rsidRPr="0035052A">
        <w:t xml:space="preserve"> </w:t>
      </w:r>
      <w:r w:rsidR="00DB7C6B" w:rsidRPr="0035052A">
        <w:t>credibility,</w:t>
      </w:r>
      <w:r w:rsidR="0080314D">
        <w:t xml:space="preserve"> accessibility, navigation and</w:t>
      </w:r>
      <w:r w:rsidR="00236C54">
        <w:t xml:space="preserve"> design </w:t>
      </w:r>
      <w:r w:rsidR="00321D33">
        <w:t xml:space="preserve">qualities of the website </w:t>
      </w:r>
      <w:r w:rsidR="00236C54">
        <w:t>were the</w:t>
      </w:r>
      <w:r w:rsidR="00640A8F">
        <w:t xml:space="preserve"> appropriate </w:t>
      </w:r>
      <w:r w:rsidR="00236C54">
        <w:t xml:space="preserve">criteria </w:t>
      </w:r>
      <w:r w:rsidR="00640A8F">
        <w:t>to define this usability study</w:t>
      </w:r>
      <w:r w:rsidR="00DB7C6B" w:rsidRPr="0035052A">
        <w:t xml:space="preserve">. </w:t>
      </w:r>
      <w:r w:rsidR="00341D64" w:rsidRPr="0035052A">
        <w:t>An online survey was created from these criteria to collect data regarding certain components of the website. The surveys provided us with fourteen (14) sets of positiv</w:t>
      </w:r>
      <w:r w:rsidR="00555A0B">
        <w:t>e and</w:t>
      </w:r>
      <w:r w:rsidR="00341D64" w:rsidRPr="0035052A">
        <w:t xml:space="preserve"> negative response</w:t>
      </w:r>
      <w:r w:rsidR="001A4BCA" w:rsidRPr="0035052A">
        <w:t>s</w:t>
      </w:r>
      <w:r w:rsidR="00236C54">
        <w:t xml:space="preserve"> to website</w:t>
      </w:r>
      <w:r w:rsidR="00341D64" w:rsidRPr="0035052A">
        <w:t xml:space="preserve"> components and were then num</w:t>
      </w:r>
      <w:r w:rsidR="00640A8F">
        <w:t>erically analyzed. The results</w:t>
      </w:r>
      <w:r w:rsidR="00341D64" w:rsidRPr="0035052A">
        <w:t xml:space="preserve"> and recommendations of this study and were drawn from the </w:t>
      </w:r>
      <w:r w:rsidR="00FD6B33" w:rsidRPr="0035052A">
        <w:t>results of the survey data</w:t>
      </w:r>
      <w:r w:rsidR="00341D64" w:rsidRPr="0035052A">
        <w:t xml:space="preserve"> and supported by the various secondary research</w:t>
      </w:r>
      <w:r w:rsidR="001A4BCA" w:rsidRPr="0035052A">
        <w:t xml:space="preserve"> provided</w:t>
      </w:r>
      <w:r w:rsidR="00052D05">
        <w:t>. This section will discuss</w:t>
      </w:r>
      <w:r w:rsidR="00341D64" w:rsidRPr="0035052A">
        <w:t xml:space="preserve"> these methods in detail. </w:t>
      </w:r>
    </w:p>
    <w:p w14:paraId="3C272DE9" w14:textId="77777777" w:rsidR="009277A7" w:rsidRPr="000F0BE6" w:rsidRDefault="009277A7" w:rsidP="002B028E">
      <w:pPr>
        <w:pStyle w:val="Heading2"/>
      </w:pPr>
      <w:bookmarkStart w:id="22" w:name="_Toc279606975"/>
      <w:bookmarkStart w:id="23" w:name="_Toc280344432"/>
      <w:r w:rsidRPr="000F0BE6">
        <w:t>RESEARCH CRITERIA</w:t>
      </w:r>
      <w:bookmarkEnd w:id="22"/>
      <w:bookmarkEnd w:id="23"/>
    </w:p>
    <w:p w14:paraId="3791A104" w14:textId="641D3BAB" w:rsidR="009277A7" w:rsidRDefault="00DA46EB" w:rsidP="00231722">
      <w:pPr>
        <w:ind w:firstLine="720"/>
      </w:pPr>
      <w:r w:rsidRPr="002B313D">
        <w:t xml:space="preserve">The </w:t>
      </w:r>
      <w:r w:rsidR="009277A7" w:rsidRPr="00AE2C93">
        <w:rPr>
          <w:highlight w:val="yellow"/>
        </w:rPr>
        <w:t>follows</w:t>
      </w:r>
      <w:r w:rsidRPr="002B313D">
        <w:t xml:space="preserve"> criteria were used throughout our usability study to </w:t>
      </w:r>
      <w:commentRangeStart w:id="24"/>
      <w:r w:rsidR="00640A8F">
        <w:t>parameterize</w:t>
      </w:r>
      <w:commentRangeEnd w:id="24"/>
      <w:r w:rsidR="00AE2C93">
        <w:rPr>
          <w:rStyle w:val="CommentReference"/>
        </w:rPr>
        <w:commentReference w:id="24"/>
      </w:r>
      <w:r w:rsidRPr="002B313D">
        <w:t xml:space="preserve"> the usability of AAFS’s website</w:t>
      </w:r>
      <w:r w:rsidR="007601D4">
        <w:t>. How the</w:t>
      </w:r>
      <w:r w:rsidRPr="002B313D">
        <w:t xml:space="preserve"> </w:t>
      </w:r>
      <w:r w:rsidR="007601D4">
        <w:t>results from the usability survey compare to</w:t>
      </w:r>
      <w:r w:rsidR="00FD6B33" w:rsidRPr="002B313D">
        <w:t xml:space="preserve"> </w:t>
      </w:r>
      <w:r w:rsidR="007601D4">
        <w:t xml:space="preserve">the various guidelines of each </w:t>
      </w:r>
      <w:r w:rsidR="00321D33">
        <w:t>criterion</w:t>
      </w:r>
      <w:r w:rsidR="0080314D">
        <w:t xml:space="preserve"> will provide an </w:t>
      </w:r>
      <w:r w:rsidRPr="002B313D">
        <w:t xml:space="preserve">outline for </w:t>
      </w:r>
      <w:commentRangeStart w:id="25"/>
      <w:r w:rsidRPr="002B313D">
        <w:t>future potential usability</w:t>
      </w:r>
      <w:commentRangeEnd w:id="25"/>
      <w:r w:rsidR="00AE2C93">
        <w:rPr>
          <w:rStyle w:val="CommentReference"/>
        </w:rPr>
        <w:commentReference w:id="25"/>
      </w:r>
      <w:r w:rsidRPr="002B313D">
        <w:t xml:space="preserve">. Each </w:t>
      </w:r>
      <w:r w:rsidRPr="00AE2C93">
        <w:rPr>
          <w:highlight w:val="yellow"/>
        </w:rPr>
        <w:t>criteria</w:t>
      </w:r>
      <w:r w:rsidRPr="002B313D">
        <w:t xml:space="preserve"> </w:t>
      </w:r>
      <w:commentRangeStart w:id="26"/>
      <w:r w:rsidRPr="002B313D">
        <w:t xml:space="preserve">reflects </w:t>
      </w:r>
      <w:r w:rsidR="00FD6B33" w:rsidRPr="002B313D">
        <w:t>areas of usability that AAFS need to include in their website in order to make it</w:t>
      </w:r>
      <w:r w:rsidR="00321D33">
        <w:t xml:space="preserve"> a resource for both its members, and</w:t>
      </w:r>
      <w:r w:rsidR="00FD6B33" w:rsidRPr="002B313D">
        <w:t xml:space="preserve"> </w:t>
      </w:r>
      <w:r w:rsidR="00321D33">
        <w:t>non members</w:t>
      </w:r>
      <w:r w:rsidR="00FD6B33" w:rsidRPr="002B313D">
        <w:t xml:space="preserve">. </w:t>
      </w:r>
      <w:commentRangeEnd w:id="26"/>
      <w:r w:rsidR="00AE2C93">
        <w:rPr>
          <w:rStyle w:val="CommentReference"/>
        </w:rPr>
        <w:commentReference w:id="26"/>
      </w:r>
      <w:r w:rsidR="00FD6B33" w:rsidRPr="002B313D">
        <w:t xml:space="preserve">A summary of the criteria and their main </w:t>
      </w:r>
      <w:r w:rsidR="00640A8F">
        <w:t>attributes can be found in F</w:t>
      </w:r>
      <w:r w:rsidR="002B313D" w:rsidRPr="002B313D">
        <w:t>igure 1</w:t>
      </w:r>
      <w:r w:rsidR="002B313D">
        <w:t>.</w:t>
      </w:r>
    </w:p>
    <w:p w14:paraId="52B10DD6" w14:textId="77777777" w:rsidR="007050DC" w:rsidRDefault="007050DC" w:rsidP="002B313D"/>
    <w:p w14:paraId="675686EF" w14:textId="6B30DD54" w:rsidR="00451AA6" w:rsidRPr="003B5342" w:rsidRDefault="00451AA6" w:rsidP="00451AA6">
      <w:pPr>
        <w:pStyle w:val="Heading3"/>
      </w:pPr>
      <w:bookmarkStart w:id="27" w:name="_Toc280336073"/>
      <w:r w:rsidRPr="00F110D1">
        <w:t>CREDIBILITY</w:t>
      </w:r>
      <w:bookmarkEnd w:id="27"/>
      <w:r w:rsidR="007338C1">
        <w:tab/>
      </w:r>
      <w:r w:rsidR="007338C1">
        <w:tab/>
      </w:r>
      <w:r w:rsidR="007338C1">
        <w:tab/>
      </w:r>
      <w:r w:rsidR="007338C1">
        <w:tab/>
      </w:r>
    </w:p>
    <w:p w14:paraId="4CA7CCD6" w14:textId="2A15F165" w:rsidR="007338C1" w:rsidRDefault="00C361FE" w:rsidP="005C261A">
      <w:pPr>
        <w:pStyle w:val="Caption"/>
        <w:jc w:val="right"/>
      </w:pPr>
      <w:bookmarkStart w:id="28" w:name="_Toc280344394"/>
      <w:r>
        <w:t xml:space="preserve">Figure 1: </w:t>
      </w:r>
      <w:r w:rsidR="00154BFA">
        <w:t>usability</w:t>
      </w:r>
      <w:r>
        <w:t xml:space="preserve"> Criteria</w:t>
      </w:r>
      <w:r w:rsidR="007338C1">
        <w:t xml:space="preserve"> Summary</w:t>
      </w:r>
      <w:bookmarkEnd w:id="28"/>
    </w:p>
    <w:p w14:paraId="7E42E4F5" w14:textId="1F0FE17E" w:rsidR="00451AA6" w:rsidRDefault="0080787D" w:rsidP="007050DC">
      <w:pPr>
        <w:ind w:firstLine="720"/>
      </w:pPr>
      <w:r>
        <w:rPr>
          <w:noProof/>
        </w:rPr>
        <w:drawing>
          <wp:anchor distT="0" distB="0" distL="114300" distR="114300" simplePos="0" relativeHeight="251638784" behindDoc="0" locked="0" layoutInCell="1" allowOverlap="1" wp14:anchorId="0A0F808B" wp14:editId="300BD0FD">
            <wp:simplePos x="0" y="0"/>
            <wp:positionH relativeFrom="margin">
              <wp:posOffset>3086100</wp:posOffset>
            </wp:positionH>
            <wp:positionV relativeFrom="margin">
              <wp:posOffset>4000500</wp:posOffset>
            </wp:positionV>
            <wp:extent cx="2395220" cy="4030980"/>
            <wp:effectExtent l="0" t="0" r="0" b="762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rotWithShape="1">
                    <a:blip r:embed="rId11">
                      <a:extLst>
                        <a:ext uri="{28A0092B-C50C-407E-A947-70E740481C1C}">
                          <a14:useLocalDpi xmlns:a14="http://schemas.microsoft.com/office/drawing/2010/main" val="0"/>
                        </a:ext>
                      </a:extLst>
                    </a:blip>
                    <a:srcRect l="1332" t="2542" r="54241" b="1649"/>
                    <a:stretch/>
                  </pic:blipFill>
                  <pic:spPr bwMode="auto">
                    <a:xfrm>
                      <a:off x="0" y="0"/>
                      <a:ext cx="2395220" cy="4030980"/>
                    </a:xfrm>
                    <a:prstGeom prst="rect">
                      <a:avLst/>
                    </a:prstGeom>
                    <a:ln>
                      <a:noFill/>
                    </a:ln>
                    <a:extLst>
                      <a:ext uri="{53640926-AAD7-44d8-BBD7-CCE9431645EC}">
                        <a14:shadowObscured xmlns:a14="http://schemas.microsoft.com/office/drawing/2010/main"/>
                      </a:ext>
                    </a:extLst>
                  </pic:spPr>
                </pic:pic>
              </a:graphicData>
            </a:graphic>
          </wp:anchor>
        </w:drawing>
      </w:r>
      <w:r w:rsidR="00451AA6" w:rsidRPr="004D1364">
        <w:t>Credibility was chosen because it surrounds</w:t>
      </w:r>
      <w:r w:rsidR="00451AA6">
        <w:t xml:space="preserve"> the overall success of a website because if a web visitor can’t trust that a site is credible, they will leave and not return (</w:t>
      </w:r>
      <w:proofErr w:type="spellStart"/>
      <w:r w:rsidR="00F32F5C">
        <w:t>Fogg</w:t>
      </w:r>
      <w:proofErr w:type="spellEnd"/>
      <w:r w:rsidR="00F32F5C">
        <w:t>, 2002</w:t>
      </w:r>
      <w:r w:rsidR="00451AA6">
        <w:t>).</w:t>
      </w:r>
      <w:r w:rsidR="00451AA6" w:rsidRPr="004D1364">
        <w:t xml:space="preserve"> </w:t>
      </w:r>
      <w:commentRangeStart w:id="29"/>
      <w:proofErr w:type="spellStart"/>
      <w:r w:rsidR="00451AA6">
        <w:t>Fogg</w:t>
      </w:r>
      <w:proofErr w:type="spellEnd"/>
      <w:r w:rsidR="00451AA6">
        <w:t xml:space="preserve"> also developed </w:t>
      </w:r>
      <w:r w:rsidR="00451AA6" w:rsidRPr="004514EA">
        <w:rPr>
          <w:rStyle w:val="BookTitle"/>
        </w:rPr>
        <w:t>Prominence-Interpretation Theory</w:t>
      </w:r>
      <w:r w:rsidR="00451AA6">
        <w:t xml:space="preserve">, which describes the relationship between what users believe to bring credibility to a website (Prominence), and the value they associate to the different components (Interpretation). </w:t>
      </w:r>
      <w:commentRangeEnd w:id="29"/>
      <w:r w:rsidR="00AE2C93">
        <w:rPr>
          <w:rStyle w:val="CommentReference"/>
        </w:rPr>
        <w:commentReference w:id="29"/>
      </w:r>
      <w:proofErr w:type="spellStart"/>
      <w:r w:rsidR="00451AA6">
        <w:t>Fogg</w:t>
      </w:r>
      <w:proofErr w:type="spellEnd"/>
      <w:r w:rsidR="00451AA6">
        <w:t xml:space="preserve"> also determines that credibility is the perceived notion of an organization as both trustworthy and having expertise in their field. </w:t>
      </w:r>
      <w:del w:id="30" w:author="Marjorie Mather" w:date="2014-12-21T13:55:00Z">
        <w:r w:rsidR="00451AA6" w:rsidDel="00AE2C93">
          <w:delText xml:space="preserve">As a point of interest </w:delText>
        </w:r>
      </w:del>
      <w:r w:rsidR="00AE2C93">
        <w:t>R</w:t>
      </w:r>
      <w:r w:rsidR="00451AA6" w:rsidRPr="00403F02">
        <w:t>esearcher</w:t>
      </w:r>
      <w:r w:rsidR="00451AA6" w:rsidRPr="00AE2C93">
        <w:rPr>
          <w:highlight w:val="yellow"/>
        </w:rPr>
        <w:t>’s</w:t>
      </w:r>
      <w:r w:rsidR="00451AA6" w:rsidRPr="00403F02">
        <w:t xml:space="preserve"> found that “…nearly half of all consumers (or 46.1%) in the study assessed the credibility of sites based in part on the appeal of the overall visual design of a site, including layout, typography, font size and color </w:t>
      </w:r>
      <w:commentRangeStart w:id="31"/>
      <w:r w:rsidR="00451AA6" w:rsidRPr="00403F02">
        <w:t>schemes”</w:t>
      </w:r>
      <w:r w:rsidR="00451AA6">
        <w:t xml:space="preserve"> </w:t>
      </w:r>
      <w:commentRangeEnd w:id="31"/>
      <w:r w:rsidR="00AE2C93">
        <w:rPr>
          <w:rStyle w:val="CommentReference"/>
        </w:rPr>
        <w:commentReference w:id="31"/>
      </w:r>
      <w:r w:rsidR="00451AA6">
        <w:t>(</w:t>
      </w:r>
      <w:proofErr w:type="spellStart"/>
      <w:r w:rsidR="00451AA6">
        <w:t>Fogg</w:t>
      </w:r>
      <w:proofErr w:type="spellEnd"/>
      <w:r w:rsidR="00451AA6" w:rsidRPr="00403F02">
        <w:t xml:space="preserve">). </w:t>
      </w:r>
    </w:p>
    <w:p w14:paraId="74C55DEC" w14:textId="77777777" w:rsidR="007050DC" w:rsidRDefault="007050DC" w:rsidP="007050DC">
      <w:pPr>
        <w:ind w:firstLine="720"/>
      </w:pPr>
    </w:p>
    <w:p w14:paraId="1500EA50" w14:textId="77777777" w:rsidR="009277A7" w:rsidRPr="00B3759C" w:rsidRDefault="009277A7" w:rsidP="00451AA6">
      <w:pPr>
        <w:pStyle w:val="Heading3"/>
      </w:pPr>
      <w:bookmarkStart w:id="32" w:name="_Toc280336074"/>
      <w:r w:rsidRPr="005E6376">
        <w:t>ACCESSIBILITY</w:t>
      </w:r>
      <w:bookmarkEnd w:id="32"/>
    </w:p>
    <w:p w14:paraId="7B4FD520" w14:textId="77777777" w:rsidR="00231722" w:rsidRDefault="009277A7" w:rsidP="007338C1">
      <w:pPr>
        <w:ind w:firstLine="720"/>
      </w:pPr>
      <w:r w:rsidRPr="002B313D">
        <w:t xml:space="preserve">In the United Nation’s “Convention on the Rights of Persons with Disabilities, </w:t>
      </w:r>
      <w:r w:rsidR="00640A8F">
        <w:t>(</w:t>
      </w:r>
      <w:r w:rsidRPr="002B313D">
        <w:t>2006</w:t>
      </w:r>
      <w:r w:rsidR="00640A8F">
        <w:t>)</w:t>
      </w:r>
      <w:r w:rsidRPr="002B313D">
        <w:t>” Information and communication have been established as a basic human right</w:t>
      </w:r>
      <w:r w:rsidR="00640A8F">
        <w:t>.</w:t>
      </w:r>
      <w:r w:rsidR="001D14B7">
        <w:t xml:space="preserve">  The World Wide Web </w:t>
      </w:r>
      <w:r w:rsidRPr="002B313D">
        <w:t>C</w:t>
      </w:r>
      <w:r w:rsidR="001D14B7">
        <w:t>onsortium (W3C)</w:t>
      </w:r>
      <w:r w:rsidRPr="002B313D">
        <w:t xml:space="preserve">’s </w:t>
      </w:r>
      <w:r w:rsidR="001D14B7">
        <w:t>“P</w:t>
      </w:r>
      <w:r w:rsidRPr="002B313D">
        <w:t xml:space="preserve">reliminary </w:t>
      </w:r>
      <w:r w:rsidR="00231722">
        <w:tab/>
      </w:r>
    </w:p>
    <w:p w14:paraId="5F29AE31" w14:textId="32DA81BD" w:rsidR="009277A7" w:rsidRDefault="009277A7" w:rsidP="00766F01">
      <w:proofErr w:type="gramStart"/>
      <w:r w:rsidRPr="002B313D">
        <w:lastRenderedPageBreak/>
        <w:t>review</w:t>
      </w:r>
      <w:proofErr w:type="gramEnd"/>
      <w:r w:rsidRPr="002B313D">
        <w:t xml:space="preserve"> standards</w:t>
      </w:r>
      <w:r w:rsidR="001D14B7">
        <w:t>,</w:t>
      </w:r>
      <w:r w:rsidRPr="002B313D">
        <w:t xml:space="preserve"> (2014)</w:t>
      </w:r>
      <w:r w:rsidR="001D14B7">
        <w:t>”</w:t>
      </w:r>
      <w:r w:rsidRPr="002B313D">
        <w:t>, cover</w:t>
      </w:r>
      <w:r w:rsidR="001D14B7">
        <w:t>s</w:t>
      </w:r>
      <w:r w:rsidRPr="002B313D">
        <w:t xml:space="preserve"> </w:t>
      </w:r>
      <w:r w:rsidR="001D14B7">
        <w:t>a</w:t>
      </w:r>
      <w:r w:rsidRPr="002B313D">
        <w:t>reas such as the website’s compatibility with assistive technologies, and how well it follows the guidelines set out by the W3C will be the focus of this sec</w:t>
      </w:r>
      <w:r w:rsidR="00AD6741">
        <w:t xml:space="preserve">tion in our Discussion </w:t>
      </w:r>
      <w:commentRangeStart w:id="33"/>
      <w:r w:rsidR="00AD6741">
        <w:t>Section.</w:t>
      </w:r>
      <w:commentRangeEnd w:id="33"/>
      <w:r w:rsidR="00AE2C93">
        <w:rPr>
          <w:rStyle w:val="CommentReference"/>
        </w:rPr>
        <w:commentReference w:id="33"/>
      </w:r>
    </w:p>
    <w:p w14:paraId="3440AAA7" w14:textId="0BB55B4F" w:rsidR="0080787D" w:rsidRPr="0003702B" w:rsidRDefault="0080787D" w:rsidP="00777953">
      <w:pPr>
        <w:rPr>
          <w:noProof/>
        </w:rPr>
      </w:pPr>
    </w:p>
    <w:p w14:paraId="3F845915" w14:textId="50679537" w:rsidR="009277A7" w:rsidRPr="0035052A" w:rsidRDefault="009277A7" w:rsidP="002B028E">
      <w:pPr>
        <w:pStyle w:val="Heading3"/>
        <w:rPr>
          <w:i w:val="0"/>
        </w:rPr>
      </w:pPr>
      <w:bookmarkStart w:id="34" w:name="_Toc280336075"/>
      <w:r w:rsidRPr="0035052A">
        <w:t>DESIGN</w:t>
      </w:r>
      <w:bookmarkEnd w:id="34"/>
    </w:p>
    <w:p w14:paraId="6DB81FF5" w14:textId="13C8C181" w:rsidR="002C5484" w:rsidRDefault="009277A7" w:rsidP="00FF5E2F">
      <w:pPr>
        <w:ind w:firstLine="720"/>
      </w:pPr>
      <w:r w:rsidRPr="0035052A">
        <w:t>The design criteria draws heavily from Martin (2014) and the importance she places on “Visual Language” and three principles of us</w:t>
      </w:r>
      <w:r w:rsidR="002534CF">
        <w:t>er interface design: Organize, economize, and c</w:t>
      </w:r>
      <w:r w:rsidRPr="0035052A">
        <w:t xml:space="preserve">ommunicate. </w:t>
      </w:r>
      <w:r w:rsidR="002534CF">
        <w:t xml:space="preserve">From these </w:t>
      </w:r>
      <w:r w:rsidR="002534CF" w:rsidRPr="00AE2C93">
        <w:rPr>
          <w:highlight w:val="yellow"/>
        </w:rPr>
        <w:t>principals</w:t>
      </w:r>
      <w:r w:rsidR="002534CF">
        <w:t>, major a</w:t>
      </w:r>
      <w:r w:rsidR="00FF5E2F">
        <w:t>spects</w:t>
      </w:r>
      <w:r w:rsidR="002534CF">
        <w:t xml:space="preserve"> of design are layout, typography, and graphics. </w:t>
      </w:r>
      <w:commentRangeStart w:id="35"/>
      <w:r w:rsidR="00FF5E2F">
        <w:t>The design criterion closely reflects</w:t>
      </w:r>
      <w:r w:rsidR="002C5484">
        <w:t xml:space="preserve"> the requirements of the other c</w:t>
      </w:r>
      <w:r w:rsidR="00FF5E2F">
        <w:t xml:space="preserve">riterion and it will act as a summary of the previous requirements outlined by accessibility, credibility and navigation. </w:t>
      </w:r>
      <w:commentRangeEnd w:id="35"/>
      <w:r w:rsidR="00AE2C93">
        <w:rPr>
          <w:rStyle w:val="CommentReference"/>
        </w:rPr>
        <w:commentReference w:id="35"/>
      </w:r>
      <w:r w:rsidR="00FF5E2F">
        <w:t>This is done to properly outline the requirements of the website’s layout, typography, and graphics in a clear and comprehensive format.</w:t>
      </w:r>
    </w:p>
    <w:p w14:paraId="2FDFA282" w14:textId="77777777" w:rsidR="0080787D" w:rsidRPr="0080787D" w:rsidRDefault="0080787D" w:rsidP="0080787D"/>
    <w:p w14:paraId="49DEC763" w14:textId="778EE1BF" w:rsidR="009277A7" w:rsidRPr="0035052A" w:rsidRDefault="009277A7" w:rsidP="002B028E">
      <w:pPr>
        <w:pStyle w:val="Heading3"/>
      </w:pPr>
      <w:bookmarkStart w:id="36" w:name="_Toc280336076"/>
      <w:r w:rsidRPr="0035052A">
        <w:t>NAVIGATION</w:t>
      </w:r>
      <w:bookmarkEnd w:id="36"/>
    </w:p>
    <w:p w14:paraId="02940DB1" w14:textId="45D0CEFC" w:rsidR="009277A7" w:rsidRPr="0035052A" w:rsidRDefault="009277A7" w:rsidP="007338C1">
      <w:pPr>
        <w:ind w:firstLine="720"/>
      </w:pPr>
      <w:r w:rsidRPr="0035052A">
        <w:t xml:space="preserve">As described by </w:t>
      </w:r>
      <w:proofErr w:type="spellStart"/>
      <w:r w:rsidR="003E13F5" w:rsidRPr="0080787D">
        <w:t>Hartstein</w:t>
      </w:r>
      <w:proofErr w:type="spellEnd"/>
      <w:r w:rsidR="003E13F5" w:rsidRPr="0080787D">
        <w:t xml:space="preserve">, (2012), navigation </w:t>
      </w:r>
      <w:r w:rsidR="00201424" w:rsidRPr="0080787D">
        <w:t xml:space="preserve">is a roadmap to the rest of the site. It is the organization of all the webpages into </w:t>
      </w:r>
      <w:r w:rsidR="00201424">
        <w:t xml:space="preserve">a concise and clear set up. </w:t>
      </w:r>
      <w:commentRangeStart w:id="37"/>
      <w:r w:rsidR="00201424">
        <w:t>T</w:t>
      </w:r>
      <w:r w:rsidRPr="0035052A">
        <w:t xml:space="preserve">here are specific problems associated with </w:t>
      </w:r>
      <w:r w:rsidR="00154BFA" w:rsidRPr="0035052A">
        <w:t>navigation</w:t>
      </w:r>
      <w:r w:rsidRPr="0035052A">
        <w:t xml:space="preserve"> and there is work being done to automate and quantify the effects of these problems. Problems </w:t>
      </w:r>
      <w:r w:rsidR="005C261A">
        <w:t>discussed in findings will be</w:t>
      </w:r>
      <w:r w:rsidRPr="0035052A">
        <w:t xml:space="preserve"> covered in detail </w:t>
      </w:r>
      <w:r w:rsidR="005C261A">
        <w:t xml:space="preserve">on how to improve </w:t>
      </w:r>
      <w:r w:rsidRPr="0035052A">
        <w:t xml:space="preserve">AAFS’ navigation. </w:t>
      </w:r>
      <w:commentRangeEnd w:id="37"/>
      <w:r w:rsidR="00685286">
        <w:rPr>
          <w:rStyle w:val="CommentReference"/>
        </w:rPr>
        <w:commentReference w:id="37"/>
      </w:r>
    </w:p>
    <w:p w14:paraId="50641892" w14:textId="7FA5431B" w:rsidR="004F598B" w:rsidRPr="000159E5" w:rsidRDefault="00AB5FD5" w:rsidP="0025044C">
      <w:pPr>
        <w:pStyle w:val="Heading2"/>
      </w:pPr>
      <w:bookmarkStart w:id="38" w:name="_Toc280344433"/>
      <w:r w:rsidRPr="000159E5">
        <w:t>PRIMARY RESEARCH</w:t>
      </w:r>
      <w:bookmarkEnd w:id="38"/>
    </w:p>
    <w:p w14:paraId="0D157820" w14:textId="4E3E6ED9" w:rsidR="004F598B" w:rsidRPr="004F598B" w:rsidRDefault="00916DDA" w:rsidP="005A4504">
      <w:pPr>
        <w:ind w:firstLine="720"/>
      </w:pPr>
      <w:r>
        <w:t xml:space="preserve">This report’s </w:t>
      </w:r>
      <w:r w:rsidR="004F598B" w:rsidRPr="004F598B">
        <w:t>primary res</w:t>
      </w:r>
      <w:r w:rsidR="004F598B">
        <w:t>earch</w:t>
      </w:r>
      <w:r w:rsidR="0033249D">
        <w:t xml:space="preserve"> includes a usability survey</w:t>
      </w:r>
      <w:r w:rsidR="00AC0D00">
        <w:t xml:space="preserve"> and two online tools to provide AAFScalgary.com specific data. The usability survey was designed to </w:t>
      </w:r>
      <w:r w:rsidR="002534CF">
        <w:t xml:space="preserve">let users rate </w:t>
      </w:r>
      <w:r w:rsidR="0033249D">
        <w:t xml:space="preserve">different components of </w:t>
      </w:r>
      <w:r w:rsidR="00AC0D00">
        <w:t>the website</w:t>
      </w:r>
      <w:r w:rsidR="002534CF">
        <w:t xml:space="preserve"> as they relate to our selected usability metrics</w:t>
      </w:r>
      <w:ins w:id="39" w:author="Marjorie Mather" w:date="2014-12-21T13:59:00Z">
        <w:r w:rsidR="00685286">
          <w:t>:</w:t>
        </w:r>
      </w:ins>
      <w:r w:rsidR="00F62371">
        <w:t xml:space="preserve"> credibility, accessibility, navigation, </w:t>
      </w:r>
      <w:proofErr w:type="gramStart"/>
      <w:r w:rsidR="00F62371">
        <w:t>design</w:t>
      </w:r>
      <w:proofErr w:type="gramEnd"/>
      <w:r w:rsidR="0033249D">
        <w:t>. This survey</w:t>
      </w:r>
      <w:r w:rsidR="00F62371">
        <w:t>, as seen in Appendix B,</w:t>
      </w:r>
      <w:r w:rsidR="0033249D">
        <w:t xml:space="preserve"> was distributed and collected thr</w:t>
      </w:r>
      <w:r w:rsidR="00154BFA">
        <w:t>ough the online survey service eS</w:t>
      </w:r>
      <w:r w:rsidR="0033249D">
        <w:t>urv</w:t>
      </w:r>
      <w:r w:rsidR="00154BFA">
        <w:t>.org</w:t>
      </w:r>
      <w:r w:rsidR="0033249D">
        <w:t>.</w:t>
      </w:r>
      <w:r>
        <w:t xml:space="preserve"> </w:t>
      </w:r>
      <w:r w:rsidR="0033249D">
        <w:t>Once all data sets were coll</w:t>
      </w:r>
      <w:r w:rsidR="002534CF">
        <w:t>ected, they were tabulated and</w:t>
      </w:r>
      <w:r w:rsidR="0033249D">
        <w:t xml:space="preserve"> numerical</w:t>
      </w:r>
      <w:r w:rsidR="002534CF">
        <w:t>ly analyzed</w:t>
      </w:r>
      <w:r w:rsidR="0033249D">
        <w:t xml:space="preserve"> as described in Appendix C. </w:t>
      </w:r>
      <w:r w:rsidR="004F598B" w:rsidRPr="004F598B">
        <w:t>It was completed anonymously and voluntarily. Using eSurv, we were able to distribute our website usability survey’s link to other students through social media platforms</w:t>
      </w:r>
      <w:r w:rsidR="005A4504">
        <w:t xml:space="preserve"> and mass emails</w:t>
      </w:r>
      <w:r w:rsidR="004F598B" w:rsidRPr="004F598B">
        <w:t>. Participants were notified of the voluntary participation of our website usability survey. Our r</w:t>
      </w:r>
      <w:r w:rsidR="004F598B">
        <w:t>esults came from 14 sets of answers from participants</w:t>
      </w:r>
      <w:r w:rsidR="004F598B" w:rsidRPr="004F598B">
        <w:t>.</w:t>
      </w:r>
    </w:p>
    <w:p w14:paraId="32935CC8" w14:textId="5132B871" w:rsidR="004F598B" w:rsidRPr="00AB5FD5" w:rsidRDefault="000F0BE6" w:rsidP="002B028E">
      <w:pPr>
        <w:pStyle w:val="Heading2"/>
      </w:pPr>
      <w:bookmarkStart w:id="40" w:name="_Toc280344434"/>
      <w:r w:rsidRPr="00AB5FD5">
        <w:t>SECONDARY RESEARCH</w:t>
      </w:r>
      <w:bookmarkEnd w:id="40"/>
    </w:p>
    <w:p w14:paraId="5A5B223F" w14:textId="71906E90" w:rsidR="004F598B" w:rsidRPr="004D1364" w:rsidRDefault="00185381" w:rsidP="007338C1">
      <w:pPr>
        <w:ind w:firstLine="720"/>
      </w:pPr>
      <w:r>
        <w:t xml:space="preserve">The </w:t>
      </w:r>
      <w:r w:rsidR="0027187F">
        <w:t>report reviewed</w:t>
      </w:r>
      <w:r w:rsidR="004F598B" w:rsidRPr="004D1364">
        <w:t xml:space="preserve"> </w:t>
      </w:r>
      <w:r w:rsidR="00CF5193">
        <w:t>secondary research</w:t>
      </w:r>
      <w:r w:rsidR="0027187F">
        <w:t xml:space="preserve"> to establish the criteria credibility, accessibility, navigation and design as the parameters of the usability testing.</w:t>
      </w:r>
      <w:r w:rsidR="000F0BE6">
        <w:t xml:space="preserve"> </w:t>
      </w:r>
      <w:r w:rsidR="00CF5193">
        <w:t xml:space="preserve">By analyzing both </w:t>
      </w:r>
      <w:r w:rsidR="009E37AC">
        <w:t>scholarly</w:t>
      </w:r>
      <w:r w:rsidR="00CF5193">
        <w:t xml:space="preserve"> and </w:t>
      </w:r>
      <w:r w:rsidR="009E37AC">
        <w:t>non-scholarly</w:t>
      </w:r>
      <w:r w:rsidR="00CF5193">
        <w:t xml:space="preserve"> sources, we could explain the theories behind each element, and recommend solutions from contemporary website design professionals. </w:t>
      </w:r>
      <w:commentRangeStart w:id="41"/>
      <w:r w:rsidR="004F598B" w:rsidRPr="004D1364">
        <w:t xml:space="preserve">The </w:t>
      </w:r>
      <w:r w:rsidR="00CF5193">
        <w:t>usability survey criteria are well documented by our sources as to define strengths and weaknesses with better precision than non researched methods, while designers offered insight into meta web tactics and organization to benefit from already established user familiarity from various sites.</w:t>
      </w:r>
      <w:r w:rsidR="004F598B" w:rsidRPr="004D1364">
        <w:t xml:space="preserve"> </w:t>
      </w:r>
      <w:commentRangeEnd w:id="41"/>
      <w:r w:rsidR="00685286">
        <w:rPr>
          <w:rStyle w:val="CommentReference"/>
        </w:rPr>
        <w:commentReference w:id="41"/>
      </w:r>
    </w:p>
    <w:p w14:paraId="753DB090" w14:textId="6E20C0EA" w:rsidR="004F598B" w:rsidRPr="00AB5FD5" w:rsidRDefault="00AB5FD5" w:rsidP="002B028E">
      <w:pPr>
        <w:pStyle w:val="Heading2"/>
      </w:pPr>
      <w:bookmarkStart w:id="42" w:name="_Toc280344435"/>
      <w:r>
        <w:t>ETHICAL CONSIDERATIONS</w:t>
      </w:r>
      <w:bookmarkEnd w:id="42"/>
    </w:p>
    <w:p w14:paraId="7E138FA2" w14:textId="6BF43F1D" w:rsidR="004F598B" w:rsidRPr="008C1DB6" w:rsidRDefault="004F598B" w:rsidP="007338C1">
      <w:pPr>
        <w:ind w:firstLine="720"/>
      </w:pPr>
      <w:r>
        <w:t xml:space="preserve">Our study complied with the University of Calgary’s code of ethics and guidelines in order to protect the identities of the participants and maintain the integrity of the collected data. </w:t>
      </w:r>
      <w:r w:rsidR="00CF5193">
        <w:t>To ensure c</w:t>
      </w:r>
      <w:r w:rsidR="00EB4AFC">
        <w:t xml:space="preserve">onfidentiality, </w:t>
      </w:r>
      <w:r>
        <w:t>personal information was not requested</w:t>
      </w:r>
      <w:r w:rsidR="00664707">
        <w:t xml:space="preserve"> and t</w:t>
      </w:r>
      <w:r>
        <w:t>he survey was completed voluntarily</w:t>
      </w:r>
      <w:r w:rsidR="00CF5193">
        <w:t xml:space="preserve"> and anonymously</w:t>
      </w:r>
      <w:r>
        <w:t xml:space="preserve"> through a secure online survey service, eSurv</w:t>
      </w:r>
      <w:r w:rsidR="002632DC">
        <w:t>.org</w:t>
      </w:r>
      <w:r>
        <w:t xml:space="preserve">. </w:t>
      </w:r>
      <w:r>
        <w:lastRenderedPageBreak/>
        <w:t>An introduction and description of our research and reasoning for data collection was included at the beginning of the survey (see Appendix A) to help participants familiarize themselves with the subject matter prior to the survey to maximize reliability.</w:t>
      </w:r>
    </w:p>
    <w:p w14:paraId="37903CF8" w14:textId="63B37276" w:rsidR="00C21DA1" w:rsidRPr="004D1364" w:rsidRDefault="00AB5FD5" w:rsidP="00477C15">
      <w:pPr>
        <w:pStyle w:val="Title"/>
      </w:pPr>
      <w:bookmarkStart w:id="43" w:name="_Toc280344436"/>
      <w:r>
        <w:t>FINDINGS AND DISCUSSIONS</w:t>
      </w:r>
      <w:bookmarkEnd w:id="43"/>
    </w:p>
    <w:p w14:paraId="527BE732" w14:textId="0BEDCFD3" w:rsidR="0053687E" w:rsidRDefault="0053687E" w:rsidP="007338C1">
      <w:pPr>
        <w:ind w:firstLine="720"/>
      </w:pPr>
      <w:commentRangeStart w:id="44"/>
      <w:r w:rsidRPr="00643616">
        <w:t>S</w:t>
      </w:r>
      <w:r w:rsidRPr="005B4342">
        <w:t xml:space="preserve">o what did our participants think of AAFS’ website?  In this section we will delve into our survey’s results and what they mean for AAFS’ website.  This section has been divided to provide a clear overview of the website’s strengths and weaknesses in each criterion. </w:t>
      </w:r>
      <w:commentRangeEnd w:id="44"/>
      <w:r w:rsidR="00685286">
        <w:rPr>
          <w:rStyle w:val="CommentReference"/>
        </w:rPr>
        <w:commentReference w:id="44"/>
      </w:r>
      <w:r w:rsidRPr="005B4342">
        <w:t>To determine a general consensus</w:t>
      </w:r>
      <w:r w:rsidRPr="00643616">
        <w:t xml:space="preserve"> </w:t>
      </w:r>
      <w:r w:rsidRPr="005B4342">
        <w:t>of our participants we scaled their responses of 1-5 (5 being strongly agree), to reflect a 0-100 % agreement of ou</w:t>
      </w:r>
      <w:r>
        <w:t>r questions. As seen in F</w:t>
      </w:r>
      <w:r w:rsidR="000105F8">
        <w:t>i</w:t>
      </w:r>
      <w:r>
        <w:t>gure 2</w:t>
      </w:r>
      <w:r w:rsidRPr="005B4342">
        <w:t xml:space="preserve">, the results of this calculation determined that design was the weakest part of the website at 44.04% positive user response with navigation scoring the best average user response at merely 61.4%. These numbers do not show a strong positive user experience. A question may be referenced in more than one section as the questions frequently relate to multiple criteria.  This is done to reinforce that cohesion of all the elements is necessary to create an effective website. Our survey results, formulae and </w:t>
      </w:r>
      <w:r w:rsidR="002632DC">
        <w:t xml:space="preserve">example </w:t>
      </w:r>
      <w:r w:rsidRPr="005B4342">
        <w:t>calculations have been included in this report in Appendix C for reference.</w:t>
      </w:r>
    </w:p>
    <w:p w14:paraId="766151C3" w14:textId="77777777" w:rsidR="0053687E" w:rsidRPr="00823E26" w:rsidRDefault="0053687E" w:rsidP="0053687E"/>
    <w:p w14:paraId="24AD402E" w14:textId="08B8C012" w:rsidR="000C3898" w:rsidRDefault="00B5683D" w:rsidP="00AB0DC7">
      <w:pPr>
        <w:jc w:val="center"/>
      </w:pPr>
      <w:r>
        <w:rPr>
          <w:noProof/>
        </w:rPr>
        <w:drawing>
          <wp:inline distT="0" distB="0" distL="0" distR="0" wp14:anchorId="698020E7" wp14:editId="75158328">
            <wp:extent cx="4916909" cy="2872740"/>
            <wp:effectExtent l="25400" t="25400" r="36195" b="228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MS363_UserResponse.png"/>
                    <pic:cNvPicPr/>
                  </pic:nvPicPr>
                  <pic:blipFill>
                    <a:blip r:embed="rId12">
                      <a:extLst>
                        <a:ext uri="{28A0092B-C50C-407E-A947-70E740481C1C}">
                          <a14:useLocalDpi xmlns:a14="http://schemas.microsoft.com/office/drawing/2010/main" val="0"/>
                        </a:ext>
                      </a:extLst>
                    </a:blip>
                    <a:stretch>
                      <a:fillRect/>
                    </a:stretch>
                  </pic:blipFill>
                  <pic:spPr>
                    <a:xfrm>
                      <a:off x="0" y="0"/>
                      <a:ext cx="4916909" cy="2872740"/>
                    </a:xfrm>
                    <a:prstGeom prst="rect">
                      <a:avLst/>
                    </a:prstGeom>
                    <a:ln>
                      <a:solidFill>
                        <a:schemeClr val="tx1"/>
                      </a:solidFill>
                    </a:ln>
                  </pic:spPr>
                </pic:pic>
              </a:graphicData>
            </a:graphic>
          </wp:inline>
        </w:drawing>
      </w:r>
    </w:p>
    <w:p w14:paraId="2583E6A6" w14:textId="50D0CC82" w:rsidR="000C3898" w:rsidRDefault="000C3898" w:rsidP="00AB0DC7">
      <w:pPr>
        <w:pStyle w:val="Caption"/>
        <w:jc w:val="center"/>
      </w:pPr>
      <w:bookmarkStart w:id="45" w:name="_Toc280344395"/>
      <w:r w:rsidRPr="009E37AC">
        <w:t xml:space="preserve">Figure </w:t>
      </w:r>
      <w:fldSimple w:instr=" SEQ Figure \* ARABIC ">
        <w:r w:rsidR="00B54C61">
          <w:rPr>
            <w:noProof/>
          </w:rPr>
          <w:t>1</w:t>
        </w:r>
      </w:fldSimple>
      <w:r w:rsidRPr="009E37AC">
        <w:t>:</w:t>
      </w:r>
      <w:r w:rsidR="009E37AC" w:rsidRPr="009E37AC">
        <w:t xml:space="preserve"> AAFS usability survey average</w:t>
      </w:r>
      <w:r w:rsidR="009E37AC">
        <w:t xml:space="preserve"> percent approval rate</w:t>
      </w:r>
      <w:bookmarkEnd w:id="45"/>
      <w:r w:rsidR="009E37AC">
        <w:t xml:space="preserve"> </w:t>
      </w:r>
      <w:r>
        <w:t xml:space="preserve"> </w:t>
      </w:r>
    </w:p>
    <w:p w14:paraId="4A1B9C58" w14:textId="77AD1993" w:rsidR="00C21DA1" w:rsidRDefault="00AB5FD5" w:rsidP="002B028E">
      <w:pPr>
        <w:pStyle w:val="Heading2"/>
      </w:pPr>
      <w:bookmarkStart w:id="46" w:name="_Toc280344437"/>
      <w:r>
        <w:t>CREDIBILITY</w:t>
      </w:r>
      <w:bookmarkEnd w:id="46"/>
    </w:p>
    <w:p w14:paraId="7C92193E" w14:textId="459D95B0" w:rsidR="00CA0907" w:rsidRPr="00CA0907" w:rsidRDefault="002632DC" w:rsidP="00CA0907">
      <w:pPr>
        <w:ind w:firstLine="720"/>
      </w:pPr>
      <w:r>
        <w:t xml:space="preserve">The </w:t>
      </w:r>
      <w:r w:rsidR="00CA0907">
        <w:t>credibility</w:t>
      </w:r>
      <w:r w:rsidR="00CA0907" w:rsidRPr="006428A7">
        <w:t xml:space="preserve"> cri</w:t>
      </w:r>
      <w:r w:rsidR="00CA0907">
        <w:t xml:space="preserve">terion is based on </w:t>
      </w:r>
      <w:proofErr w:type="spellStart"/>
      <w:r w:rsidR="00CA0907">
        <w:t>Fogg</w:t>
      </w:r>
      <w:proofErr w:type="spellEnd"/>
      <w:r w:rsidR="00CA0907">
        <w:t xml:space="preserve"> </w:t>
      </w:r>
      <w:r w:rsidR="009E37AC">
        <w:t>(2003</w:t>
      </w:r>
      <w:r w:rsidR="00892390">
        <w:t xml:space="preserve">), who developed a guideline of ten components of a website to </w:t>
      </w:r>
      <w:r>
        <w:t>improve</w:t>
      </w:r>
      <w:r w:rsidR="00892390">
        <w:t xml:space="preserve"> credibility</w:t>
      </w:r>
      <w:r w:rsidR="00CA0907">
        <w:t>. This section will exp</w:t>
      </w:r>
      <w:r w:rsidR="008B1C64">
        <w:t>lore our data before exploring two</w:t>
      </w:r>
      <w:r w:rsidR="00CA0907">
        <w:t xml:space="preserve"> major </w:t>
      </w:r>
      <w:r w:rsidR="00892390">
        <w:t>component failures</w:t>
      </w:r>
      <w:r w:rsidR="00CA0907">
        <w:t xml:space="preserve"> identified in the usability testing</w:t>
      </w:r>
      <w:r w:rsidR="008B1C64">
        <w:t xml:space="preserve"> that require immediate attention: information distribution</w:t>
      </w:r>
      <w:r w:rsidR="00173583">
        <w:t xml:space="preserve"> and error correction</w:t>
      </w:r>
      <w:r w:rsidR="008B1C64">
        <w:t>. Before moving on to navigation, this section will</w:t>
      </w:r>
      <w:r w:rsidR="00CA0907">
        <w:t xml:space="preserve"> discuss AAFS’s choice of</w:t>
      </w:r>
      <w:r w:rsidR="008B1C64">
        <w:t xml:space="preserve"> the Content Management System</w:t>
      </w:r>
      <w:r w:rsidR="00CD3FC8">
        <w:t>,</w:t>
      </w:r>
      <w:r w:rsidR="008B1C64">
        <w:t xml:space="preserve"> Wild Apricot</w:t>
      </w:r>
      <w:r w:rsidR="001B0AB6">
        <w:t>.</w:t>
      </w:r>
      <w:r w:rsidR="00173583">
        <w:t xml:space="preserve"> </w:t>
      </w:r>
      <w:r w:rsidR="001B0AB6">
        <w:t>This software is discu</w:t>
      </w:r>
      <w:r w:rsidR="007658CE">
        <w:t>ssed under credibility because it</w:t>
      </w:r>
      <w:r>
        <w:t xml:space="preserve"> hosts</w:t>
      </w:r>
      <w:r w:rsidR="001B0AB6">
        <w:t xml:space="preserve"> the website and</w:t>
      </w:r>
      <w:r w:rsidR="007658CE">
        <w:t xml:space="preserve"> the</w:t>
      </w:r>
      <w:r w:rsidR="001B0AB6">
        <w:t xml:space="preserve"> credibility of</w:t>
      </w:r>
      <w:r w:rsidR="00CF5193">
        <w:t xml:space="preserve"> Wild Apricot will</w:t>
      </w:r>
      <w:r w:rsidR="007658CE">
        <w:t xml:space="preserve"> </w:t>
      </w:r>
      <w:r>
        <w:t xml:space="preserve">ultimately </w:t>
      </w:r>
      <w:r w:rsidR="007658CE">
        <w:t xml:space="preserve">determine if it can provide a reliable service to AAFS. </w:t>
      </w:r>
      <w:r w:rsidR="00C91EB4">
        <w:t>Credibility also serves as a broad criterion</w:t>
      </w:r>
      <w:r w:rsidR="00CF5193">
        <w:t xml:space="preserve">, because while it holds special traits </w:t>
      </w:r>
      <w:r w:rsidR="00C91EB4">
        <w:t xml:space="preserve">of its </w:t>
      </w:r>
      <w:r w:rsidR="00C91EB4">
        <w:lastRenderedPageBreak/>
        <w:t xml:space="preserve">own and if areas of </w:t>
      </w:r>
      <w:r w:rsidR="00F54B85">
        <w:t>accessibility,</w:t>
      </w:r>
      <w:r w:rsidR="00CF5193">
        <w:t xml:space="preserve"> navigation</w:t>
      </w:r>
      <w:r w:rsidR="00F54B85">
        <w:t>, or design</w:t>
      </w:r>
      <w:r w:rsidR="00CF5193">
        <w:t xml:space="preserve"> are lagging factors of </w:t>
      </w:r>
      <w:r w:rsidR="00F54B85">
        <w:t>usability, they will also reduce credibility.</w:t>
      </w:r>
    </w:p>
    <w:p w14:paraId="78E971C7" w14:textId="77777777" w:rsidR="00011750" w:rsidRPr="00011750" w:rsidRDefault="00011750" w:rsidP="00011750"/>
    <w:p w14:paraId="28EC0F9A" w14:textId="7AB3F29F" w:rsidR="00011750" w:rsidRPr="00011750" w:rsidRDefault="005C261A" w:rsidP="00011750">
      <w:r>
        <w:rPr>
          <w:noProof/>
        </w:rPr>
        <w:drawing>
          <wp:inline distT="0" distB="0" distL="0" distR="0" wp14:anchorId="646FC65B" wp14:editId="61074FF4">
            <wp:extent cx="5486400" cy="2558415"/>
            <wp:effectExtent l="25400" t="25400" r="25400" b="323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3">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5486400" cy="2558415"/>
                    </a:xfrm>
                    <a:prstGeom prst="rect">
                      <a:avLst/>
                    </a:prstGeom>
                    <a:ln>
                      <a:solidFill>
                        <a:schemeClr val="accent2">
                          <a:lumMod val="60000"/>
                          <a:lumOff val="40000"/>
                        </a:schemeClr>
                      </a:solidFill>
                    </a:ln>
                  </pic:spPr>
                </pic:pic>
              </a:graphicData>
            </a:graphic>
          </wp:inline>
        </w:drawing>
      </w:r>
    </w:p>
    <w:p w14:paraId="7093336E" w14:textId="7276B37C" w:rsidR="005C261A" w:rsidRPr="00A55210" w:rsidRDefault="005C261A" w:rsidP="005C261A">
      <w:pPr>
        <w:pStyle w:val="Caption"/>
        <w:jc w:val="right"/>
        <w:rPr>
          <w:smallCaps/>
          <w:noProof/>
          <w:spacing w:val="5"/>
        </w:rPr>
      </w:pPr>
      <w:bookmarkStart w:id="47" w:name="_Toc406016964"/>
      <w:bookmarkStart w:id="48" w:name="_Toc280344396"/>
      <w:r>
        <w:t xml:space="preserve">Figure 3: </w:t>
      </w:r>
      <w:commentRangeStart w:id="49"/>
      <w:r>
        <w:t>Credibility Criteria Survey Data</w:t>
      </w:r>
      <w:bookmarkEnd w:id="47"/>
      <w:bookmarkEnd w:id="48"/>
      <w:commentRangeEnd w:id="49"/>
      <w:r w:rsidR="001E382A">
        <w:rPr>
          <w:rStyle w:val="CommentReference"/>
          <w:b w:val="0"/>
          <w:bCs w:val="0"/>
          <w:caps w:val="0"/>
        </w:rPr>
        <w:commentReference w:id="49"/>
      </w:r>
    </w:p>
    <w:p w14:paraId="2BF3CAB3" w14:textId="10218EB2" w:rsidR="00B5683D" w:rsidRPr="00B5683D" w:rsidRDefault="00B5683D" w:rsidP="00B5683D"/>
    <w:p w14:paraId="0480CDD2" w14:textId="5ACB7BF2" w:rsidR="0035052A" w:rsidRDefault="008B1C64" w:rsidP="000538C2">
      <w:r>
        <w:t>AAFS’s</w:t>
      </w:r>
      <w:r w:rsidR="0035052A" w:rsidRPr="00285169">
        <w:t xml:space="preserve"> </w:t>
      </w:r>
      <w:r w:rsidR="00011750">
        <w:t>credibility</w:t>
      </w:r>
      <w:r w:rsidR="0035052A" w:rsidRPr="00285169">
        <w:t xml:space="preserve"> </w:t>
      </w:r>
      <w:r>
        <w:t xml:space="preserve">rating </w:t>
      </w:r>
      <w:r w:rsidR="002632DC">
        <w:t xml:space="preserve">was ranked second </w:t>
      </w:r>
      <w:r w:rsidR="0035052A" w:rsidRPr="00285169">
        <w:t>highest among the aver</w:t>
      </w:r>
      <w:r>
        <w:t xml:space="preserve">age user experience against the </w:t>
      </w:r>
      <w:r w:rsidR="0035052A" w:rsidRPr="00285169">
        <w:t xml:space="preserve">other criteria at 60.19%. </w:t>
      </w:r>
      <w:r w:rsidR="0035379D">
        <w:t>Refer to Figure 3</w:t>
      </w:r>
      <w:r w:rsidR="00741D5A">
        <w:t xml:space="preserve"> for the graphical comparison of our credibility questions, these questions </w:t>
      </w:r>
      <w:r w:rsidR="0035052A" w:rsidRPr="00285169">
        <w:t>were (positive response % included in brackets):</w:t>
      </w:r>
    </w:p>
    <w:p w14:paraId="5C64A331" w14:textId="47FC8C87" w:rsidR="0035052A" w:rsidRPr="00285169" w:rsidRDefault="0035052A" w:rsidP="0035052A">
      <w:pPr>
        <w:pStyle w:val="ListParagraph"/>
        <w:numPr>
          <w:ilvl w:val="1"/>
          <w:numId w:val="12"/>
        </w:numPr>
        <w:spacing w:after="0"/>
      </w:pPr>
      <w:r>
        <w:t>Q2.1</w:t>
      </w:r>
      <w:r w:rsidRPr="00285169">
        <w:t xml:space="preserve">) "The website is easily recognized as the Autism </w:t>
      </w:r>
      <w:r w:rsidR="002658F0" w:rsidRPr="00285169">
        <w:t>Asperger’s</w:t>
      </w:r>
      <w:r w:rsidRPr="00285169">
        <w:t xml:space="preserve"> Friendship Society's website."  (73.2%)</w:t>
      </w:r>
    </w:p>
    <w:p w14:paraId="1BD56798" w14:textId="77777777" w:rsidR="0035052A" w:rsidRPr="00285169" w:rsidRDefault="0035052A" w:rsidP="0035052A">
      <w:pPr>
        <w:pStyle w:val="ListParagraph"/>
        <w:numPr>
          <w:ilvl w:val="1"/>
          <w:numId w:val="12"/>
        </w:numPr>
        <w:spacing w:after="0"/>
      </w:pPr>
      <w:r>
        <w:t>Q2.6</w:t>
      </w:r>
      <w:r w:rsidRPr="00285169">
        <w:t>) "Information about provided programs is accessible." (73.2%)</w:t>
      </w:r>
    </w:p>
    <w:p w14:paraId="64F3EF0F" w14:textId="77777777" w:rsidR="0035052A" w:rsidRPr="00285169" w:rsidRDefault="0035052A" w:rsidP="0035052A">
      <w:pPr>
        <w:pStyle w:val="ListParagraph"/>
        <w:numPr>
          <w:ilvl w:val="1"/>
          <w:numId w:val="12"/>
        </w:numPr>
        <w:spacing w:after="0"/>
      </w:pPr>
      <w:r>
        <w:t>Q2.7</w:t>
      </w:r>
      <w:r w:rsidRPr="00285169">
        <w:t>)"The frequently asked question page is accessible." (69.6%)</w:t>
      </w:r>
    </w:p>
    <w:p w14:paraId="7D26FF2B" w14:textId="77777777" w:rsidR="0035052A" w:rsidRPr="00285169" w:rsidRDefault="0035052A" w:rsidP="0035052A">
      <w:pPr>
        <w:pStyle w:val="ListParagraph"/>
        <w:numPr>
          <w:ilvl w:val="1"/>
          <w:numId w:val="12"/>
        </w:numPr>
        <w:spacing w:after="0"/>
      </w:pPr>
      <w:r>
        <w:t>Q2.8</w:t>
      </w:r>
      <w:r w:rsidRPr="00285169">
        <w:t>) "The content is concise and informative." (73.2%)</w:t>
      </w:r>
    </w:p>
    <w:p w14:paraId="5C1803F7" w14:textId="77777777" w:rsidR="0035052A" w:rsidRPr="00285169" w:rsidRDefault="0035052A" w:rsidP="0035052A">
      <w:pPr>
        <w:pStyle w:val="ListParagraph"/>
        <w:numPr>
          <w:ilvl w:val="1"/>
          <w:numId w:val="12"/>
        </w:numPr>
        <w:spacing w:after="0"/>
      </w:pPr>
      <w:r>
        <w:t>Q3.6</w:t>
      </w:r>
      <w:r w:rsidRPr="00285169">
        <w:t>) "The graphics of the website enhance the information provided." (32.1%)</w:t>
      </w:r>
    </w:p>
    <w:p w14:paraId="205CF193" w14:textId="77777777" w:rsidR="0035052A" w:rsidRPr="00285169" w:rsidRDefault="0035052A" w:rsidP="0035052A">
      <w:pPr>
        <w:pStyle w:val="ListParagraph"/>
        <w:numPr>
          <w:ilvl w:val="1"/>
          <w:numId w:val="12"/>
        </w:numPr>
        <w:spacing w:after="0"/>
      </w:pPr>
      <w:r>
        <w:t>Q4.0</w:t>
      </w:r>
      <w:r w:rsidRPr="00285169">
        <w:t>) "Was the information under the headers 'What We Believe', 'AAFS Philosophy', and 'Our vision' easy to read in the current column format?" (50%)</w:t>
      </w:r>
    </w:p>
    <w:p w14:paraId="7F798A56" w14:textId="5EB1AD7F" w:rsidR="0035052A" w:rsidRDefault="0035052A" w:rsidP="003F4296">
      <w:pPr>
        <w:pStyle w:val="ListParagraph"/>
        <w:numPr>
          <w:ilvl w:val="1"/>
          <w:numId w:val="12"/>
        </w:numPr>
        <w:spacing w:after="0"/>
      </w:pPr>
      <w:r>
        <w:t>Q5.0</w:t>
      </w:r>
      <w:r w:rsidRPr="00285169">
        <w:t>) "Is finding the contact information of the Founder and Executive Director of AAFS easy to find?" (50%)</w:t>
      </w:r>
    </w:p>
    <w:p w14:paraId="5B9979BE" w14:textId="77777777" w:rsidR="008B1C64" w:rsidRDefault="008B1C64" w:rsidP="0035052A"/>
    <w:p w14:paraId="29E0494A" w14:textId="14A6C83A" w:rsidR="008B1C64" w:rsidRDefault="00AB5FD5" w:rsidP="002B028E">
      <w:pPr>
        <w:pStyle w:val="Heading3"/>
      </w:pPr>
      <w:bookmarkStart w:id="50" w:name="_Toc280336082"/>
      <w:r>
        <w:t>INFORMATION DISTRIBUTION</w:t>
      </w:r>
      <w:bookmarkEnd w:id="50"/>
    </w:p>
    <w:p w14:paraId="464E59FC" w14:textId="71A133C9" w:rsidR="00DA53AA" w:rsidRDefault="00CD3FC8" w:rsidP="00DA53AA">
      <w:r>
        <w:t xml:space="preserve">Information distribution is this report’s consolidation of three of </w:t>
      </w:r>
      <w:proofErr w:type="spellStart"/>
      <w:r>
        <w:t>Fogg’s</w:t>
      </w:r>
      <w:proofErr w:type="spellEnd"/>
      <w:r>
        <w:t xml:space="preserve"> ten guidelines</w:t>
      </w:r>
      <w:r w:rsidR="002632DC">
        <w:t>:</w:t>
      </w:r>
    </w:p>
    <w:p w14:paraId="22DF572B" w14:textId="06161C79" w:rsidR="00DA53AA" w:rsidRDefault="00AB0DC7" w:rsidP="007A775C">
      <w:pPr>
        <w:ind w:left="720" w:firstLine="720"/>
      </w:pPr>
      <w:commentRangeStart w:id="51"/>
      <w:r>
        <w:t xml:space="preserve">1. </w:t>
      </w:r>
      <w:r w:rsidR="00CD3FC8">
        <w:t>Make it easy to verify information</w:t>
      </w:r>
      <w:proofErr w:type="gramStart"/>
      <w:r w:rsidR="00CD3FC8">
        <w:t>;</w:t>
      </w:r>
      <w:proofErr w:type="gramEnd"/>
      <w:r w:rsidR="00CD3FC8">
        <w:t xml:space="preserve"> </w:t>
      </w:r>
    </w:p>
    <w:p w14:paraId="79CDE613" w14:textId="194EF17A" w:rsidR="00DA53AA" w:rsidRDefault="00AB0DC7" w:rsidP="007A775C">
      <w:pPr>
        <w:ind w:left="720" w:firstLine="720"/>
      </w:pPr>
      <w:r>
        <w:t xml:space="preserve">2. </w:t>
      </w:r>
      <w:r w:rsidR="00CD3FC8">
        <w:t xml:space="preserve">Highlight expertise and services and; </w:t>
      </w:r>
    </w:p>
    <w:p w14:paraId="38EFF10D" w14:textId="04928C8C" w:rsidR="00DA53AA" w:rsidRDefault="00AB0DC7" w:rsidP="007A775C">
      <w:pPr>
        <w:ind w:left="720" w:firstLine="720"/>
      </w:pPr>
      <w:r>
        <w:t xml:space="preserve">3. </w:t>
      </w:r>
      <w:r w:rsidR="00DA53AA">
        <w:t>Make your site easy to use – and useful.  (</w:t>
      </w:r>
      <w:proofErr w:type="spellStart"/>
      <w:r w:rsidR="00DA53AA">
        <w:t>Fogg</w:t>
      </w:r>
      <w:proofErr w:type="spellEnd"/>
      <w:r w:rsidR="00DA53AA">
        <w:t>, 2002)</w:t>
      </w:r>
    </w:p>
    <w:commentRangeEnd w:id="51"/>
    <w:p w14:paraId="4A69577E" w14:textId="77777777" w:rsidR="00DA53AA" w:rsidRDefault="001E382A" w:rsidP="00DA53AA">
      <w:pPr>
        <w:ind w:firstLine="720"/>
      </w:pPr>
      <w:r>
        <w:rPr>
          <w:rStyle w:val="CommentReference"/>
        </w:rPr>
        <w:commentReference w:id="51"/>
      </w:r>
    </w:p>
    <w:p w14:paraId="47C46446" w14:textId="74F7F9C5" w:rsidR="008559B9" w:rsidRPr="00ED4EA0" w:rsidRDefault="00AB0DC7" w:rsidP="00DA53AA">
      <w:pPr>
        <w:ind w:firstLine="720"/>
      </w:pPr>
      <w:r>
        <w:t>Credibility did well ov</w:t>
      </w:r>
      <w:r w:rsidR="00DD5885">
        <w:t>erall</w:t>
      </w:r>
      <w:r w:rsidR="002F6C2C">
        <w:t xml:space="preserve"> relative to the other criteria</w:t>
      </w:r>
      <w:r w:rsidR="00DD5885">
        <w:t>. H</w:t>
      </w:r>
      <w:r>
        <w:t xml:space="preserve">owever, </w:t>
      </w:r>
      <w:r w:rsidR="0035052A" w:rsidRPr="007B5C36">
        <w:t xml:space="preserve">when we look at </w:t>
      </w:r>
      <w:r w:rsidR="00E23A98">
        <w:t xml:space="preserve">the proportions of </w:t>
      </w:r>
      <w:r w:rsidR="0035052A" w:rsidRPr="007B5C36">
        <w:t>questions 2.1</w:t>
      </w:r>
      <w:r w:rsidR="00705257">
        <w:t xml:space="preserve">, </w:t>
      </w:r>
      <w:r>
        <w:rPr>
          <w:rStyle w:val="Strong"/>
        </w:rPr>
        <w:t>t</w:t>
      </w:r>
      <w:r w:rsidR="00A61E39">
        <w:rPr>
          <w:rStyle w:val="Strong"/>
        </w:rPr>
        <w:t xml:space="preserve">hree </w:t>
      </w:r>
      <w:r w:rsidR="0035052A" w:rsidRPr="007B5C36">
        <w:rPr>
          <w:rStyle w:val="Strong"/>
        </w:rPr>
        <w:t xml:space="preserve">people </w:t>
      </w:r>
      <w:r w:rsidR="004420EA">
        <w:rPr>
          <w:rStyle w:val="Strong"/>
        </w:rPr>
        <w:t xml:space="preserve">out of fourteen (3/14 = 21.43%) </w:t>
      </w:r>
      <w:r w:rsidR="00A61E39">
        <w:rPr>
          <w:rStyle w:val="Strong"/>
        </w:rPr>
        <w:t xml:space="preserve">were not able to </w:t>
      </w:r>
      <w:r w:rsidR="0035052A" w:rsidRPr="007B5C36">
        <w:rPr>
          <w:rStyle w:val="Strong"/>
        </w:rPr>
        <w:t xml:space="preserve">easily recognize </w:t>
      </w:r>
      <w:r w:rsidR="00DA53AA">
        <w:rPr>
          <w:rStyle w:val="Strong"/>
        </w:rPr>
        <w:t xml:space="preserve">the </w:t>
      </w:r>
      <w:r w:rsidR="0035052A" w:rsidRPr="007B5C36">
        <w:rPr>
          <w:rStyle w:val="Strong"/>
        </w:rPr>
        <w:t>website as part of AAFS</w:t>
      </w:r>
      <w:r w:rsidR="004420EA">
        <w:rPr>
          <w:rStyle w:val="Strong"/>
        </w:rPr>
        <w:t>.</w:t>
      </w:r>
      <w:r w:rsidR="00DA53AA">
        <w:t xml:space="preserve"> </w:t>
      </w:r>
      <w:r w:rsidR="00DD5885">
        <w:t>It is easy to consider at least one of these as an outlier in a small data set</w:t>
      </w:r>
      <w:r w:rsidR="00A61E39">
        <w:t xml:space="preserve">, but the chances that greater than 20% of our data is </w:t>
      </w:r>
      <w:r w:rsidR="00A61E39">
        <w:lastRenderedPageBreak/>
        <w:t xml:space="preserve">corrupt is highly unlikely. It </w:t>
      </w:r>
      <w:r w:rsidR="00823A17">
        <w:t xml:space="preserve">could then be extrapolated that there is the potential for </w:t>
      </w:r>
      <w:r w:rsidR="00A15B2C">
        <w:t>up to roughly 20</w:t>
      </w:r>
      <w:r w:rsidR="00823A17">
        <w:t xml:space="preserve">% of visitors </w:t>
      </w:r>
      <w:r w:rsidR="00741D5A">
        <w:t xml:space="preserve">to </w:t>
      </w:r>
      <w:r w:rsidR="00823A17">
        <w:t xml:space="preserve">not </w:t>
      </w:r>
      <w:r w:rsidR="00741D5A">
        <w:t>identify that</w:t>
      </w:r>
      <w:r w:rsidR="002632DC">
        <w:t xml:space="preserve"> the website is AAFS</w:t>
      </w:r>
      <w:r w:rsidR="00A15B2C">
        <w:t>. These 20</w:t>
      </w:r>
      <w:r w:rsidR="00823A17">
        <w:t>%</w:t>
      </w:r>
      <w:r w:rsidR="00A15B2C">
        <w:t xml:space="preserve"> of visitors are</w:t>
      </w:r>
      <w:r w:rsidR="00823A17">
        <w:t xml:space="preserve"> p</w:t>
      </w:r>
      <w:r w:rsidR="0035052A" w:rsidRPr="007B5C36">
        <w:t>otential donors, future members, or event tic</w:t>
      </w:r>
      <w:r w:rsidR="00A15B2C">
        <w:t xml:space="preserve">ket sales gone just because the organization wasn’t </w:t>
      </w:r>
      <w:r w:rsidR="00C84E3C">
        <w:t xml:space="preserve">extremely evident. </w:t>
      </w:r>
      <w:r w:rsidR="008606CA">
        <w:t>Leading indicators</w:t>
      </w:r>
      <w:r w:rsidR="00C3481E">
        <w:t xml:space="preserve"> of why this might be came</w:t>
      </w:r>
      <w:r w:rsidR="008606CA">
        <w:t xml:space="preserve"> from our survey</w:t>
      </w:r>
      <w:r w:rsidR="00C3481E">
        <w:t xml:space="preserve"> and</w:t>
      </w:r>
      <w:r w:rsidR="008606CA">
        <w:t xml:space="preserve"> are believed to be poor </w:t>
      </w:r>
      <w:r w:rsidR="00C3481E">
        <w:t>organization of information</w:t>
      </w:r>
      <w:r w:rsidR="002F6C2C">
        <w:t xml:space="preserve"> </w:t>
      </w:r>
      <w:r w:rsidR="00C3481E">
        <w:t>(Q2.9), unhelpful graphics (Q3.6) and cluttered navigatio</w:t>
      </w:r>
      <w:r w:rsidR="002F6C2C">
        <w:t>n tools</w:t>
      </w:r>
      <w:r w:rsidR="002632DC">
        <w:t xml:space="preserve"> (Q6.0)</w:t>
      </w:r>
      <w:r w:rsidR="002F6C2C">
        <w:t xml:space="preserve">.  </w:t>
      </w:r>
      <w:r w:rsidR="002632DC">
        <w:t>These are harmful to credibility in</w:t>
      </w:r>
      <w:r w:rsidR="002F6C2C">
        <w:t xml:space="preserve"> the fact that these components are typically what users </w:t>
      </w:r>
      <w:r w:rsidR="002632DC">
        <w:t>rely on to navigate the</w:t>
      </w:r>
      <w:r w:rsidR="002F6C2C">
        <w:t xml:space="preserve"> website. </w:t>
      </w:r>
      <w:r w:rsidR="002F6C2C" w:rsidRPr="005824BE">
        <w:t xml:space="preserve">One of the major problems of poor </w:t>
      </w:r>
      <w:r w:rsidR="002F6C2C">
        <w:t xml:space="preserve">information </w:t>
      </w:r>
      <w:r w:rsidR="002F6C2C" w:rsidRPr="005824BE">
        <w:t>communication</w:t>
      </w:r>
      <w:r w:rsidR="002F6C2C">
        <w:t xml:space="preserve"> caused </w:t>
      </w:r>
      <w:r w:rsidR="002F6C2C" w:rsidRPr="005824BE">
        <w:t xml:space="preserve">as cited by Mohr &amp; </w:t>
      </w:r>
      <w:proofErr w:type="spellStart"/>
      <w:r w:rsidR="002F6C2C" w:rsidRPr="005824BE">
        <w:t>Nevin</w:t>
      </w:r>
      <w:proofErr w:type="spellEnd"/>
      <w:r w:rsidR="002F6C2C" w:rsidRPr="005824BE">
        <w:t xml:space="preserve"> (1990</w:t>
      </w:r>
      <w:proofErr w:type="gramStart"/>
      <w:r w:rsidR="002F6C2C" w:rsidRPr="005824BE">
        <w:t>),</w:t>
      </w:r>
      <w:proofErr w:type="gramEnd"/>
      <w:r w:rsidR="002F6C2C" w:rsidRPr="005824BE">
        <w:t xml:space="preserve"> is the mutual frustration felt by both parties when neither is able to effectively communicate what they need from the other. </w:t>
      </w:r>
      <w:r w:rsidR="002632DC">
        <w:t>Lack</w:t>
      </w:r>
      <w:r w:rsidR="002F6C2C" w:rsidRPr="005824BE">
        <w:t xml:space="preserve"> of </w:t>
      </w:r>
      <w:r w:rsidR="002F6C2C">
        <w:t>direction</w:t>
      </w:r>
      <w:r w:rsidR="002632DC">
        <w:t>al</w:t>
      </w:r>
      <w:r w:rsidR="002F6C2C">
        <w:t xml:space="preserve"> tools does not </w:t>
      </w:r>
      <w:r w:rsidR="002F6C2C" w:rsidRPr="005824BE">
        <w:t>provide them with the necessary information to make an informed choice, and they may wish to take their business elsewhere</w:t>
      </w:r>
      <w:r w:rsidR="002F6C2C">
        <w:t xml:space="preserve">. </w:t>
      </w:r>
    </w:p>
    <w:p w14:paraId="091833FE" w14:textId="77777777" w:rsidR="00C42E8F" w:rsidRDefault="00C42E8F" w:rsidP="003F4296"/>
    <w:p w14:paraId="1F3FCFDA" w14:textId="4EEF2939" w:rsidR="00C91EB4" w:rsidRPr="00C91EB4" w:rsidRDefault="00F209BB" w:rsidP="00C91EB4">
      <w:pPr>
        <w:pStyle w:val="Heading3"/>
        <w:rPr>
          <w:rFonts w:ascii="Times" w:hAnsi="Times"/>
        </w:rPr>
      </w:pPr>
      <w:bookmarkStart w:id="52" w:name="_Toc280336083"/>
      <w:r>
        <w:t>ERROR CORRECTIONS</w:t>
      </w:r>
      <w:bookmarkEnd w:id="52"/>
    </w:p>
    <w:p w14:paraId="5902D38F" w14:textId="26B023FF" w:rsidR="00C42E8F" w:rsidRPr="007338C1" w:rsidRDefault="007A775C" w:rsidP="00986B1A">
      <w:pPr>
        <w:ind w:firstLine="720"/>
        <w:rPr>
          <w:rFonts w:ascii="Times" w:hAnsi="Times"/>
          <w:sz w:val="20"/>
        </w:rPr>
      </w:pPr>
      <w:r w:rsidRPr="007338C1">
        <w:t>Broken link</w:t>
      </w:r>
      <w:r w:rsidR="002632DC">
        <w:t>s a</w:t>
      </w:r>
      <w:r w:rsidR="00A01321">
        <w:t>ffect both AAFS members and non</w:t>
      </w:r>
      <w:r w:rsidR="002632DC">
        <w:t>members alike</w:t>
      </w:r>
      <w:r w:rsidRPr="007338C1">
        <w:t xml:space="preserve">. </w:t>
      </w:r>
      <w:r w:rsidR="00C42E8F" w:rsidRPr="007338C1">
        <w:t>One of our survey questions asked participants to answer whether or not they had found any broken links on the website. Participants rated it at 69.6%</w:t>
      </w:r>
      <w:r w:rsidR="00C91EB4" w:rsidRPr="007338C1">
        <w:t xml:space="preserve"> which, while higher than most of its neighboring statistics, may have been skewed by the participant’s prior inability to navigate the site or lose interest</w:t>
      </w:r>
      <w:r w:rsidR="007A23FF">
        <w:t xml:space="preserve"> due to poor credibility</w:t>
      </w:r>
      <w:r w:rsidR="00C42E8F" w:rsidRPr="007338C1">
        <w:t xml:space="preserve">. </w:t>
      </w:r>
      <w:r w:rsidR="00F209BB" w:rsidRPr="007338C1">
        <w:t>When AAFScalgary.com was checked through Brokenlink</w:t>
      </w:r>
      <w:r w:rsidR="00EF44D4">
        <w:t>check</w:t>
      </w:r>
      <w:r w:rsidR="00F209BB" w:rsidRPr="007338C1">
        <w:t xml:space="preserve">.com (2014), an online tool that checks for broken links, it reported 13 broken links for December 1, 2014, with pages ranging from AAFS’s contact page, its PayPal donation page, and two of its external links. </w:t>
      </w:r>
      <w:r w:rsidR="007A23FF" w:rsidRPr="007338C1">
        <w:t>Referring</w:t>
      </w:r>
      <w:r w:rsidR="00F209BB" w:rsidRPr="007338C1">
        <w:t xml:space="preserve"> to </w:t>
      </w:r>
      <w:proofErr w:type="spellStart"/>
      <w:r w:rsidR="00F209BB" w:rsidRPr="007338C1">
        <w:t>Fogg’s</w:t>
      </w:r>
      <w:proofErr w:type="spellEnd"/>
      <w:r w:rsidR="00C91EB4" w:rsidRPr="007338C1">
        <w:t xml:space="preserve"> (2003)</w:t>
      </w:r>
      <w:r w:rsidR="00F209BB" w:rsidRPr="007338C1">
        <w:t xml:space="preserve"> crit</w:t>
      </w:r>
      <w:r w:rsidR="007A23FF">
        <w:t>eria, these are huge problems since external and internal</w:t>
      </w:r>
      <w:r w:rsidR="00F209BB" w:rsidRPr="007338C1">
        <w:t xml:space="preserve"> contact information is on</w:t>
      </w:r>
      <w:r w:rsidR="007A23FF">
        <w:t>e of the biggest ways to prove</w:t>
      </w:r>
      <w:r w:rsidR="00F209BB" w:rsidRPr="007338C1">
        <w:t xml:space="preserve"> credibility, and AAFS is a nonprofit that relies on donations, especially as it moves forward with its idea of creating a clubhouse. </w:t>
      </w:r>
      <w:r w:rsidR="00C42E8F" w:rsidRPr="007338C1">
        <w:t>Broken links are dead ends, and can cause frustration with users who find themselves unable to progress any further. Ensuring that all links function correctly is very important, and care should be taken to</w:t>
      </w:r>
      <w:r w:rsidR="00A01321">
        <w:t xml:space="preserve"> </w:t>
      </w:r>
      <w:proofErr w:type="spellStart"/>
      <w:r w:rsidR="00A01321">
        <w:t>regularily</w:t>
      </w:r>
      <w:proofErr w:type="spellEnd"/>
      <w:r w:rsidR="00C42E8F" w:rsidRPr="007338C1">
        <w:t xml:space="preserve"> test all the links of a website to ensure they are working</w:t>
      </w:r>
      <w:r w:rsidR="00986B1A">
        <w:t>, especially after each update</w:t>
      </w:r>
      <w:r w:rsidR="00C42E8F" w:rsidRPr="007338C1">
        <w:t xml:space="preserve">. </w:t>
      </w:r>
    </w:p>
    <w:p w14:paraId="5CAEA56B" w14:textId="679F5FED" w:rsidR="0035052A" w:rsidRDefault="0035052A" w:rsidP="00C91EB4"/>
    <w:p w14:paraId="2113B987" w14:textId="0CC135A8" w:rsidR="00C91EB4" w:rsidRDefault="00C91EB4" w:rsidP="00C91EB4">
      <w:pPr>
        <w:pStyle w:val="Heading3"/>
      </w:pPr>
      <w:bookmarkStart w:id="53" w:name="_Toc280336084"/>
      <w:r>
        <w:t>WILD APRICOT</w:t>
      </w:r>
      <w:bookmarkEnd w:id="53"/>
    </w:p>
    <w:p w14:paraId="4C1631E6" w14:textId="79CEB52C" w:rsidR="007338C1" w:rsidRDefault="00C91EB4" w:rsidP="007338C1">
      <w:pPr>
        <w:ind w:firstLine="720"/>
        <w:rPr>
          <w:shd w:val="clear" w:color="auto" w:fill="FFFFFF"/>
        </w:rPr>
      </w:pPr>
      <w:r>
        <w:t>AAFS uses Wild Apricot as a Content</w:t>
      </w:r>
      <w:r w:rsidR="00986B1A">
        <w:t xml:space="preserve"> and Administrative</w:t>
      </w:r>
      <w:r>
        <w:t xml:space="preserve"> Management System. “</w:t>
      </w:r>
      <w:r w:rsidRPr="00C91EB4">
        <w:rPr>
          <w:shd w:val="clear" w:color="auto" w:fill="FFFFFF"/>
        </w:rPr>
        <w:t>Wild Apricot is web-based software for small associations and non-profits to help manage membership, website, events and other activities. It is "cloud" software, meaning it runs through a web browser without needing to install anything on your loca</w:t>
      </w:r>
      <w:r>
        <w:rPr>
          <w:shd w:val="clear" w:color="auto" w:fill="FFFFFF"/>
        </w:rPr>
        <w:t xml:space="preserve">l computer (Wildapricot.com, 2014).” </w:t>
      </w:r>
      <w:r w:rsidR="004D0A78">
        <w:rPr>
          <w:shd w:val="clear" w:color="auto" w:fill="FFFFFF"/>
        </w:rPr>
        <w:t xml:space="preserve">They can be great for </w:t>
      </w:r>
      <w:r w:rsidR="0097402D">
        <w:rPr>
          <w:shd w:val="clear" w:color="auto" w:fill="FFFFFF"/>
        </w:rPr>
        <w:t xml:space="preserve">creating workflows, as well as providing </w:t>
      </w:r>
      <w:r w:rsidR="004D0A78">
        <w:rPr>
          <w:shd w:val="clear" w:color="auto" w:fill="FFFFFF"/>
        </w:rPr>
        <w:t>easy customization and upke</w:t>
      </w:r>
      <w:r w:rsidR="007338C1">
        <w:rPr>
          <w:shd w:val="clear" w:color="auto" w:fill="FFFFFF"/>
        </w:rPr>
        <w:t>ep from their template websites</w:t>
      </w:r>
      <w:r w:rsidR="004D0A78">
        <w:rPr>
          <w:shd w:val="clear" w:color="auto" w:fill="FFFFFF"/>
        </w:rPr>
        <w:t xml:space="preserve"> (Wildapricot.com,</w:t>
      </w:r>
      <w:r w:rsidR="00986B1A">
        <w:rPr>
          <w:shd w:val="clear" w:color="auto" w:fill="FFFFFF"/>
        </w:rPr>
        <w:t xml:space="preserve"> </w:t>
      </w:r>
      <w:r w:rsidR="004D0A78">
        <w:rPr>
          <w:shd w:val="clear" w:color="auto" w:fill="FFFFFF"/>
        </w:rPr>
        <w:t xml:space="preserve">2014). </w:t>
      </w:r>
    </w:p>
    <w:p w14:paraId="7023EBCB" w14:textId="0DF67747" w:rsidR="00C91EB4" w:rsidRPr="000566DB" w:rsidRDefault="004D0A78" w:rsidP="007338C1">
      <w:pPr>
        <w:ind w:firstLine="720"/>
        <w:rPr>
          <w:rFonts w:ascii="Times" w:eastAsia="Times New Roman" w:hAnsi="Times" w:cs="Times New Roman"/>
          <w:sz w:val="20"/>
        </w:rPr>
      </w:pPr>
      <w:r>
        <w:rPr>
          <w:shd w:val="clear" w:color="auto" w:fill="FFFFFF"/>
        </w:rPr>
        <w:t xml:space="preserve">AAFS is currently using </w:t>
      </w:r>
      <w:r w:rsidR="0097402D">
        <w:rPr>
          <w:shd w:val="clear" w:color="auto" w:fill="FFFFFF"/>
        </w:rPr>
        <w:t xml:space="preserve">one </w:t>
      </w:r>
      <w:r w:rsidR="00986B1A">
        <w:rPr>
          <w:shd w:val="clear" w:color="auto" w:fill="FFFFFF"/>
        </w:rPr>
        <w:t>of their modifiable templates for</w:t>
      </w:r>
      <w:r w:rsidR="0097402D">
        <w:rPr>
          <w:shd w:val="clear" w:color="auto" w:fill="FFFFFF"/>
        </w:rPr>
        <w:t xml:space="preserve"> the main formatting </w:t>
      </w:r>
      <w:r w:rsidR="00986B1A">
        <w:rPr>
          <w:shd w:val="clear" w:color="auto" w:fill="FFFFFF"/>
        </w:rPr>
        <w:t>of</w:t>
      </w:r>
      <w:r w:rsidR="004D2AC3">
        <w:rPr>
          <w:shd w:val="clear" w:color="auto" w:fill="FFFFFF"/>
        </w:rPr>
        <w:t xml:space="preserve"> their site. In</w:t>
      </w:r>
      <w:r w:rsidR="007C4353">
        <w:rPr>
          <w:shd w:val="clear" w:color="auto" w:fill="FFFFFF"/>
        </w:rPr>
        <w:t xml:space="preserve"> Wild Aprico</w:t>
      </w:r>
      <w:r w:rsidR="007C4353" w:rsidRPr="001E382A">
        <w:rPr>
          <w:highlight w:val="yellow"/>
          <w:shd w:val="clear" w:color="auto" w:fill="FFFFFF"/>
        </w:rPr>
        <w:t>ts’</w:t>
      </w:r>
      <w:r w:rsidR="007C4353">
        <w:rPr>
          <w:shd w:val="clear" w:color="auto" w:fill="FFFFFF"/>
        </w:rPr>
        <w:t xml:space="preserve"> </w:t>
      </w:r>
      <w:r w:rsidR="004D2AC3">
        <w:rPr>
          <w:shd w:val="clear" w:color="auto" w:fill="FFFFFF"/>
        </w:rPr>
        <w:t>monthly customer review surveys o</w:t>
      </w:r>
      <w:r w:rsidR="00986B1A">
        <w:rPr>
          <w:shd w:val="clear" w:color="auto" w:fill="FFFFFF"/>
        </w:rPr>
        <w:t>f 170 of its clients it rates itself an</w:t>
      </w:r>
      <w:r w:rsidR="004D2AC3">
        <w:rPr>
          <w:shd w:val="clear" w:color="auto" w:fill="FFFFFF"/>
        </w:rPr>
        <w:t xml:space="preserve"> average of 4.61 out of 6 in quality and reliability, an</w:t>
      </w:r>
      <w:r w:rsidR="007C4353">
        <w:rPr>
          <w:shd w:val="clear" w:color="auto" w:fill="FFFFFF"/>
        </w:rPr>
        <w:t>d 3.92 out of 6 in ease of use</w:t>
      </w:r>
      <w:r w:rsidR="00BB49A3">
        <w:rPr>
          <w:shd w:val="clear" w:color="auto" w:fill="FFFFFF"/>
        </w:rPr>
        <w:t xml:space="preserve">, it has also won </w:t>
      </w:r>
      <w:proofErr w:type="spellStart"/>
      <w:r w:rsidR="00BB49A3">
        <w:rPr>
          <w:shd w:val="clear" w:color="auto" w:fill="FFFFFF"/>
        </w:rPr>
        <w:t>Capterra’s</w:t>
      </w:r>
      <w:proofErr w:type="spellEnd"/>
      <w:r w:rsidR="00BB49A3">
        <w:rPr>
          <w:shd w:val="clear" w:color="auto" w:fill="FFFFFF"/>
        </w:rPr>
        <w:t xml:space="preserve"> #1 Member Management System award twice </w:t>
      </w:r>
      <w:r w:rsidR="00986B1A">
        <w:rPr>
          <w:shd w:val="clear" w:color="auto" w:fill="FFFFFF"/>
        </w:rPr>
        <w:t>in a row (Wildapricot.com, 2014</w:t>
      </w:r>
      <w:r w:rsidR="00BB49A3">
        <w:rPr>
          <w:shd w:val="clear" w:color="auto" w:fill="FFFFFF"/>
        </w:rPr>
        <w:t>)</w:t>
      </w:r>
      <w:r w:rsidR="007C4353">
        <w:rPr>
          <w:shd w:val="clear" w:color="auto" w:fill="FFFFFF"/>
        </w:rPr>
        <w:t xml:space="preserve">.  </w:t>
      </w:r>
      <w:r w:rsidR="00F25269">
        <w:rPr>
          <w:shd w:val="clear" w:color="auto" w:fill="FFFFFF"/>
        </w:rPr>
        <w:t>In a third party review</w:t>
      </w:r>
      <w:r w:rsidR="00986B1A">
        <w:rPr>
          <w:shd w:val="clear" w:color="auto" w:fill="FFFFFF"/>
        </w:rPr>
        <w:t xml:space="preserve"> of Wild Apricot by clickandcreate.us (2014), a difficulty </w:t>
      </w:r>
      <w:r w:rsidR="00F25269">
        <w:rPr>
          <w:shd w:val="clear" w:color="auto" w:fill="FFFFFF"/>
        </w:rPr>
        <w:t>users may face is the</w:t>
      </w:r>
      <w:r w:rsidR="00986B1A">
        <w:rPr>
          <w:shd w:val="clear" w:color="auto" w:fill="FFFFFF"/>
        </w:rPr>
        <w:t xml:space="preserve"> required</w:t>
      </w:r>
      <w:r w:rsidR="00F25269">
        <w:rPr>
          <w:shd w:val="clear" w:color="auto" w:fill="FFFFFF"/>
        </w:rPr>
        <w:t xml:space="preserve"> technical programming knowledge in order to modify the templates to create a website that is personalized for their cause. </w:t>
      </w:r>
      <w:r w:rsidR="00BB49A3">
        <w:rPr>
          <w:shd w:val="clear" w:color="auto" w:fill="FFFFFF"/>
        </w:rPr>
        <w:t>It is this report</w:t>
      </w:r>
      <w:r w:rsidR="00034B29">
        <w:rPr>
          <w:shd w:val="clear" w:color="auto" w:fill="FFFFFF"/>
        </w:rPr>
        <w:t>’</w:t>
      </w:r>
      <w:r w:rsidR="00BB49A3">
        <w:rPr>
          <w:shd w:val="clear" w:color="auto" w:fill="FFFFFF"/>
        </w:rPr>
        <w:t>s belief then that Wild Apricot adds a lot of utility to managing an organizati</w:t>
      </w:r>
      <w:r w:rsidR="00034B29">
        <w:rPr>
          <w:shd w:val="clear" w:color="auto" w:fill="FFFFFF"/>
        </w:rPr>
        <w:t xml:space="preserve">on overall, it does not provide the user with any supplementary knowledge to effectively manage their site independently. </w:t>
      </w:r>
      <w:commentRangeStart w:id="54"/>
      <w:r w:rsidR="00034B29">
        <w:rPr>
          <w:shd w:val="clear" w:color="auto" w:fill="FFFFFF"/>
        </w:rPr>
        <w:t>In order for the AAFS webmaster to then gain the knowledge in creating an effective website outside of Wild Apricot’s</w:t>
      </w:r>
      <w:r w:rsidR="00986B1A">
        <w:rPr>
          <w:shd w:val="clear" w:color="auto" w:fill="FFFFFF"/>
        </w:rPr>
        <w:t xml:space="preserve"> templates they may need to A) </w:t>
      </w:r>
      <w:r w:rsidR="00034B29">
        <w:rPr>
          <w:shd w:val="clear" w:color="auto" w:fill="FFFFFF"/>
        </w:rPr>
        <w:t>hire a profes</w:t>
      </w:r>
      <w:r w:rsidR="00986B1A">
        <w:rPr>
          <w:shd w:val="clear" w:color="auto" w:fill="FFFFFF"/>
        </w:rPr>
        <w:t>sional which can be costly or, B)</w:t>
      </w:r>
      <w:r w:rsidR="00034B29">
        <w:rPr>
          <w:shd w:val="clear" w:color="auto" w:fill="FFFFFF"/>
        </w:rPr>
        <w:t xml:space="preserve"> train in house one of their employees to become </w:t>
      </w:r>
      <w:r w:rsidR="00034B29" w:rsidRPr="00034B29">
        <w:t>equipped</w:t>
      </w:r>
      <w:r w:rsidR="000566DB">
        <w:t xml:space="preserve"> to handle the website. </w:t>
      </w:r>
      <w:commentRangeEnd w:id="54"/>
      <w:r w:rsidR="001E382A">
        <w:rPr>
          <w:rStyle w:val="CommentReference"/>
        </w:rPr>
        <w:commentReference w:id="54"/>
      </w:r>
      <w:r w:rsidR="000566DB">
        <w:t xml:space="preserve">On their homepage under </w:t>
      </w:r>
      <w:r w:rsidR="00034B29" w:rsidRPr="00034B29">
        <w:t xml:space="preserve">“History </w:t>
      </w:r>
      <w:r w:rsidR="000566DB">
        <w:t xml:space="preserve">of </w:t>
      </w:r>
      <w:r w:rsidR="000566DB">
        <w:lastRenderedPageBreak/>
        <w:t>AAFS</w:t>
      </w:r>
      <w:r w:rsidR="00EA6464">
        <w:t>, (2014)</w:t>
      </w:r>
      <w:r w:rsidR="000566DB">
        <w:t>” on their website, AAFS</w:t>
      </w:r>
      <w:r w:rsidR="00034B29" w:rsidRPr="00034B29">
        <w:t xml:space="preserve"> proud</w:t>
      </w:r>
      <w:r w:rsidR="000566DB">
        <w:t xml:space="preserve">ly states that they’ve accomplished the last decade </w:t>
      </w:r>
      <w:r w:rsidR="00034B29" w:rsidRPr="00034B29">
        <w:t>with only 2 full time, 2 part time, and a variety of seasonal staff. As AAFS grows, it will become necessary, if it isn’t</w:t>
      </w:r>
      <w:r w:rsidR="00986B1A">
        <w:t xml:space="preserve"> already, to start building an</w:t>
      </w:r>
      <w:r w:rsidR="00034B29" w:rsidRPr="00034B29">
        <w:t xml:space="preserve"> </w:t>
      </w:r>
      <w:commentRangeStart w:id="55"/>
      <w:r w:rsidR="00034B29" w:rsidRPr="00034B29">
        <w:t>administrative</w:t>
      </w:r>
      <w:r w:rsidR="00986B1A">
        <w:t>/IT</w:t>
      </w:r>
      <w:r w:rsidR="00034B29" w:rsidRPr="00034B29">
        <w:t xml:space="preserve"> department</w:t>
      </w:r>
      <w:commentRangeEnd w:id="55"/>
      <w:r w:rsidR="001E382A">
        <w:rPr>
          <w:rStyle w:val="CommentReference"/>
        </w:rPr>
        <w:commentReference w:id="55"/>
      </w:r>
      <w:r w:rsidR="00034B29" w:rsidRPr="00034B29">
        <w:t>, as it frees up the time of the full time staff to do what they are truly good at.</w:t>
      </w:r>
      <w:r w:rsidR="00034B29">
        <w:rPr>
          <w:rFonts w:ascii="Verdana" w:eastAsia="Times New Roman" w:hAnsi="Verdana" w:cs="Times New Roman"/>
          <w:color w:val="000000"/>
          <w:sz w:val="20"/>
          <w:shd w:val="clear" w:color="auto" w:fill="FFF9F2"/>
        </w:rPr>
        <w:t xml:space="preserve"> </w:t>
      </w:r>
    </w:p>
    <w:p w14:paraId="3BE9C4AD" w14:textId="3288C646" w:rsidR="00C21DA1" w:rsidRPr="000F0BE6" w:rsidRDefault="00B5683D" w:rsidP="00111490">
      <w:pPr>
        <w:pStyle w:val="Heading2"/>
      </w:pPr>
      <w:bookmarkStart w:id="56" w:name="_Toc280344438"/>
      <w:r>
        <w:rPr>
          <w:rFonts w:ascii="Times" w:hAnsi="Times" w:cs="Times New Roman"/>
          <w:noProof/>
        </w:rPr>
        <w:drawing>
          <wp:anchor distT="0" distB="0" distL="114300" distR="114300" simplePos="0" relativeHeight="251738112" behindDoc="0" locked="0" layoutInCell="1" allowOverlap="1" wp14:anchorId="2FEC0054" wp14:editId="442B3768">
            <wp:simplePos x="0" y="0"/>
            <wp:positionH relativeFrom="column">
              <wp:posOffset>0</wp:posOffset>
            </wp:positionH>
            <wp:positionV relativeFrom="paragraph">
              <wp:posOffset>487680</wp:posOffset>
            </wp:positionV>
            <wp:extent cx="5486400" cy="2558415"/>
            <wp:effectExtent l="19050" t="19050" r="19050" b="1333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cess.png"/>
                    <pic:cNvPicPr/>
                  </pic:nvPicPr>
                  <pic:blipFill>
                    <a:blip r:embed="rId14">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5486400" cy="2558415"/>
                    </a:xfrm>
                    <a:prstGeom prst="rect">
                      <a:avLst/>
                    </a:prstGeom>
                    <a:ln>
                      <a:solidFill>
                        <a:schemeClr val="accent2">
                          <a:lumMod val="60000"/>
                          <a:lumOff val="40000"/>
                        </a:schemeClr>
                      </a:solidFill>
                    </a:ln>
                  </pic:spPr>
                </pic:pic>
              </a:graphicData>
            </a:graphic>
          </wp:anchor>
        </w:drawing>
      </w:r>
      <w:r w:rsidR="00AB5FD5">
        <w:t>ACCESSIBILITY</w:t>
      </w:r>
      <w:bookmarkEnd w:id="56"/>
      <w:r w:rsidR="00C21DA1" w:rsidRPr="000F0BE6">
        <w:tab/>
      </w:r>
      <w:r w:rsidR="00C21DA1" w:rsidRPr="000F0BE6">
        <w:tab/>
      </w:r>
      <w:r w:rsidR="00C21DA1" w:rsidRPr="000F0BE6">
        <w:tab/>
      </w:r>
    </w:p>
    <w:p w14:paraId="48F971AA" w14:textId="77777777" w:rsidR="005C261A" w:rsidRPr="00065A68" w:rsidRDefault="005C261A" w:rsidP="005C261A">
      <w:pPr>
        <w:pStyle w:val="Caption"/>
        <w:jc w:val="right"/>
        <w:rPr>
          <w:rFonts w:ascii="Times" w:hAnsi="Times" w:cs="Times New Roman"/>
          <w:smallCaps/>
          <w:noProof/>
          <w:spacing w:val="5"/>
        </w:rPr>
      </w:pPr>
      <w:bookmarkStart w:id="57" w:name="_Toc406016965"/>
      <w:bookmarkStart w:id="58" w:name="_Toc280344397"/>
      <w:r>
        <w:t xml:space="preserve">Figure 4 - </w:t>
      </w:r>
      <w:commentRangeStart w:id="59"/>
      <w:r>
        <w:t>Accessibility Criteria Survey Data</w:t>
      </w:r>
      <w:bookmarkEnd w:id="57"/>
      <w:r>
        <w:t xml:space="preserve"> results</w:t>
      </w:r>
      <w:bookmarkEnd w:id="58"/>
      <w:commentRangeEnd w:id="59"/>
      <w:r w:rsidR="0028117F">
        <w:rPr>
          <w:rStyle w:val="CommentReference"/>
          <w:b w:val="0"/>
          <w:bCs w:val="0"/>
          <w:caps w:val="0"/>
        </w:rPr>
        <w:commentReference w:id="59"/>
      </w:r>
    </w:p>
    <w:p w14:paraId="4A84AA3D" w14:textId="77777777" w:rsidR="00B5683D" w:rsidRDefault="00B5683D" w:rsidP="000538C2"/>
    <w:p w14:paraId="16C31965" w14:textId="3EC012CB" w:rsidR="00C21DA1" w:rsidRPr="000566DB" w:rsidRDefault="00C21DA1" w:rsidP="00B92B7E">
      <w:pPr>
        <w:ind w:firstLine="720"/>
      </w:pPr>
      <w:r w:rsidRPr="000566DB">
        <w:t xml:space="preserve">The goal of accessibility is to ensure that websites can communicate effectively regardless of who the user is. Whilst it is typically focused on users with disabilities, accessibility increases usability for all people (W3C, 2014a). In an effort to ensure that the Web remains accessible, the World Wide Web Consortium (W3C) has developed a set of universal standards called the </w:t>
      </w:r>
      <w:r w:rsidRPr="00986B1A">
        <w:rPr>
          <w:i/>
        </w:rPr>
        <w:t>Web Content Accessibility Guidelines (WCAG)</w:t>
      </w:r>
      <w:r w:rsidRPr="000566DB">
        <w:t xml:space="preserve"> (W3C, 2014b). As outlined by the W3C, the WCAG is a technical standard focused on four key principles:</w:t>
      </w:r>
    </w:p>
    <w:p w14:paraId="55B1FE6C" w14:textId="6A3F9A58" w:rsidR="00C21DA1" w:rsidRPr="00C21DA1" w:rsidRDefault="00C21DA1" w:rsidP="008F2D38">
      <w:pPr>
        <w:pStyle w:val="ListParagraph"/>
        <w:ind w:right="1127"/>
      </w:pPr>
      <w:r w:rsidRPr="00C21DA1">
        <w:rPr>
          <w:b/>
          <w:bCs/>
        </w:rPr>
        <w:t>Perceivable</w:t>
      </w:r>
      <w:r w:rsidRPr="00C21DA1">
        <w:t>: Content must be presented in a way that is perceivable to a user’s senses.</w:t>
      </w:r>
    </w:p>
    <w:p w14:paraId="287A610F" w14:textId="047A3721" w:rsidR="00C21DA1" w:rsidRPr="00C21DA1" w:rsidRDefault="00C21DA1" w:rsidP="008F2D38">
      <w:pPr>
        <w:pStyle w:val="ListParagraph"/>
        <w:ind w:right="1127"/>
      </w:pPr>
      <w:r w:rsidRPr="00C21DA1">
        <w:rPr>
          <w:b/>
          <w:bCs/>
        </w:rPr>
        <w:t>Operable</w:t>
      </w:r>
      <w:r w:rsidRPr="00C21DA1">
        <w:t>: Navigation and user interface components must be operable.</w:t>
      </w:r>
    </w:p>
    <w:p w14:paraId="79EA3E88" w14:textId="47D80CD5" w:rsidR="00C21DA1" w:rsidRPr="00C21DA1" w:rsidRDefault="00C21DA1" w:rsidP="008F2D38">
      <w:pPr>
        <w:pStyle w:val="ListParagraph"/>
        <w:ind w:right="1127"/>
      </w:pPr>
      <w:r w:rsidRPr="00C21DA1">
        <w:rPr>
          <w:b/>
          <w:bCs/>
        </w:rPr>
        <w:t>Understandable</w:t>
      </w:r>
      <w:r w:rsidRPr="00C21DA1">
        <w:t>: Information and the operation of the user interface must be understandable to the user.</w:t>
      </w:r>
    </w:p>
    <w:p w14:paraId="568BCFB6" w14:textId="65F2B6B3" w:rsidR="00C21DA1" w:rsidRDefault="00C21DA1" w:rsidP="008F2D38">
      <w:pPr>
        <w:pStyle w:val="ListParagraph"/>
        <w:ind w:right="1127"/>
      </w:pPr>
      <w:r w:rsidRPr="00C21DA1">
        <w:rPr>
          <w:b/>
          <w:bCs/>
        </w:rPr>
        <w:t>Robust</w:t>
      </w:r>
      <w:r w:rsidRPr="00C21DA1">
        <w:t>: Content must be accessible via a wide range of technologies and must remain accessible as technology advances.</w:t>
      </w:r>
      <w:r w:rsidR="00986B1A">
        <w:tab/>
        <w:t>(W3C, 2014b)</w:t>
      </w:r>
    </w:p>
    <w:p w14:paraId="483688D1" w14:textId="77777777" w:rsidR="00C361FE" w:rsidRPr="000538C2" w:rsidRDefault="00C361FE" w:rsidP="008F2D38">
      <w:pPr>
        <w:pStyle w:val="ListParagraph"/>
        <w:ind w:right="1127"/>
      </w:pPr>
    </w:p>
    <w:p w14:paraId="4D224BDD" w14:textId="14819AFF" w:rsidR="00111490" w:rsidRDefault="00986B1A" w:rsidP="00C361FE">
      <w:pPr>
        <w:ind w:firstLine="720"/>
      </w:pPr>
      <w:r>
        <w:t>C</w:t>
      </w:r>
      <w:r w:rsidR="00B12122" w:rsidRPr="00C21DA1">
        <w:t xml:space="preserve">onsideration should be made to ensure that </w:t>
      </w:r>
      <w:r w:rsidR="00B12122" w:rsidRPr="0028117F">
        <w:rPr>
          <w:highlight w:val="yellow"/>
        </w:rPr>
        <w:t>it</w:t>
      </w:r>
      <w:r w:rsidR="00B12122" w:rsidRPr="00C21DA1">
        <w:t xml:space="preserve"> does not accidently exclude potential visitors due to a poor </w:t>
      </w:r>
      <w:r w:rsidR="00B12122">
        <w:t xml:space="preserve">adherence to these </w:t>
      </w:r>
      <w:r w:rsidR="00B12122" w:rsidRPr="00B92B7E">
        <w:t xml:space="preserve">principles </w:t>
      </w:r>
      <w:r w:rsidR="00B92B7E">
        <w:t>(W3C, 2014a</w:t>
      </w:r>
      <w:r w:rsidR="00B12122" w:rsidRPr="00B92B7E">
        <w:t>).</w:t>
      </w:r>
      <w:r w:rsidR="00D44E54">
        <w:t xml:space="preserve">  Eight questions were </w:t>
      </w:r>
      <w:commentRangeStart w:id="60"/>
      <w:r w:rsidR="00D44E54">
        <w:t xml:space="preserve">chosen from the usability survey </w:t>
      </w:r>
      <w:commentRangeEnd w:id="60"/>
      <w:r w:rsidR="0028117F">
        <w:rPr>
          <w:rStyle w:val="CommentReference"/>
        </w:rPr>
        <w:commentReference w:id="60"/>
      </w:r>
      <w:r w:rsidR="00D44E54">
        <w:t>to</w:t>
      </w:r>
      <w:r>
        <w:t xml:space="preserve"> evaluate the AAFS</w:t>
      </w:r>
      <w:r w:rsidR="00D44E54">
        <w:t xml:space="preserve"> website</w:t>
      </w:r>
      <w:r>
        <w:t>’s</w:t>
      </w:r>
      <w:r w:rsidR="00D44E54">
        <w:t xml:space="preserve"> accessibilit</w:t>
      </w:r>
      <w:r>
        <w:t>y</w:t>
      </w:r>
      <w:r w:rsidR="00D44E54">
        <w:t>.</w:t>
      </w:r>
      <w:r w:rsidR="00C21DA1" w:rsidRPr="00C21DA1">
        <w:t xml:space="preserve"> </w:t>
      </w:r>
      <w:r w:rsidR="00D44E54" w:rsidRPr="00C21DA1">
        <w:t>Furthermore</w:t>
      </w:r>
      <w:r w:rsidR="00C21DA1" w:rsidRPr="00C21DA1">
        <w:t xml:space="preserve">, </w:t>
      </w:r>
      <w:proofErr w:type="spellStart"/>
      <w:r w:rsidR="00C21DA1" w:rsidRPr="00C21DA1">
        <w:t>AChecker</w:t>
      </w:r>
      <w:proofErr w:type="spellEnd"/>
      <w:r w:rsidR="00C21DA1" w:rsidRPr="00C21DA1">
        <w:t xml:space="preserve">, an online accessibility checker, </w:t>
      </w:r>
      <w:r>
        <w:t xml:space="preserve">was used as an objective measure of their current accessibility as per the WCAG. It </w:t>
      </w:r>
      <w:r w:rsidR="00D44E54">
        <w:t>identified 51 known problems on the AAFS website that did not match WCAG standards, for comparison d2l.ucalgary.ca only received seven</w:t>
      </w:r>
      <w:r w:rsidR="00DA7AF6">
        <w:t xml:space="preserve"> (7)</w:t>
      </w:r>
      <w:r w:rsidR="00D44E54">
        <w:t>. This would suggest that an in depth look is required</w:t>
      </w:r>
      <w:r w:rsidR="00A10FDF">
        <w:t xml:space="preserve"> into the details of a where they may </w:t>
      </w:r>
      <w:r w:rsidR="00A10FDF" w:rsidRPr="00B92B7E">
        <w:t>improve their standards</w:t>
      </w:r>
      <w:r w:rsidR="00D44E54" w:rsidRPr="00B92B7E">
        <w:t xml:space="preserve">.  </w:t>
      </w:r>
      <w:proofErr w:type="gramStart"/>
      <w:r w:rsidR="00D44E54" w:rsidRPr="00B92B7E">
        <w:t>(</w:t>
      </w:r>
      <w:proofErr w:type="spellStart"/>
      <w:r w:rsidR="00D44E54" w:rsidRPr="00B92B7E">
        <w:t>AChecker</w:t>
      </w:r>
      <w:proofErr w:type="spellEnd"/>
      <w:r w:rsidR="00D44E54" w:rsidRPr="00B92B7E">
        <w:t>, 2014).</w:t>
      </w:r>
      <w:proofErr w:type="gramEnd"/>
      <w:r w:rsidR="00D44E54">
        <w:rPr>
          <w:shd w:val="clear" w:color="auto" w:fill="A64D79"/>
        </w:rPr>
        <w:t xml:space="preserve"> </w:t>
      </w:r>
    </w:p>
    <w:p w14:paraId="6F2B9E2D" w14:textId="77777777" w:rsidR="00C361FE" w:rsidRDefault="00C361FE" w:rsidP="00C361FE">
      <w:bookmarkStart w:id="61" w:name="_Toc280336086"/>
    </w:p>
    <w:p w14:paraId="18FFAB35" w14:textId="0C4EF0FA" w:rsidR="00C21DA1" w:rsidRPr="006C27D1" w:rsidRDefault="00AB5FD5" w:rsidP="00111490">
      <w:pPr>
        <w:pStyle w:val="Heading3"/>
        <w:rPr>
          <w:rFonts w:ascii="Times" w:hAnsi="Times" w:cs="Times New Roman"/>
        </w:rPr>
      </w:pPr>
      <w:r w:rsidRPr="00C21DA1">
        <w:lastRenderedPageBreak/>
        <w:t>PERCEIVABLE</w:t>
      </w:r>
      <w:bookmarkEnd w:id="61"/>
    </w:p>
    <w:p w14:paraId="2357E11B" w14:textId="4B23D751" w:rsidR="00C21DA1" w:rsidRDefault="00C21DA1" w:rsidP="00C361FE">
      <w:pPr>
        <w:ind w:firstLine="720"/>
      </w:pPr>
      <w:r w:rsidRPr="000538C2">
        <w:t>The purpose of this principle is to ensure that content on a website is perceivable</w:t>
      </w:r>
      <w:r w:rsidR="00DA7AF6">
        <w:t xml:space="preserve"> (viewable)</w:t>
      </w:r>
      <w:r w:rsidRPr="000538C2">
        <w:t xml:space="preserve"> to people with and without disabilities. Of the 51 known problems</w:t>
      </w:r>
      <w:r w:rsidR="00820201">
        <w:t xml:space="preserve"> identified by Achecker.com (2014)</w:t>
      </w:r>
      <w:r w:rsidRPr="000538C2">
        <w:t xml:space="preserve"> on the website, 49 were problems associated with the perceivable principle. Images were found to be missing alternative </w:t>
      </w:r>
      <w:r w:rsidR="00820201" w:rsidRPr="000538C2">
        <w:t>text that</w:t>
      </w:r>
      <w:r w:rsidRPr="000538C2">
        <w:t xml:space="preserve"> is necessary for assistive te</w:t>
      </w:r>
      <w:r w:rsidR="00820201">
        <w:t>chnologies to properly function and</w:t>
      </w:r>
      <w:r w:rsidR="00A10FDF">
        <w:t xml:space="preserve"> various formatting for their texts and graphics were also poorly coded which added to this number of problems. By making</w:t>
      </w:r>
      <w:r w:rsidRPr="000538C2">
        <w:t xml:space="preserve"> </w:t>
      </w:r>
      <w:r w:rsidRPr="00DA7AF6">
        <w:rPr>
          <w:rStyle w:val="Emphasis"/>
        </w:rPr>
        <w:t>small</w:t>
      </w:r>
      <w:r w:rsidRPr="000538C2">
        <w:t xml:space="preserve"> adjustments, the AAFS website will be one step closer to achieving proper accessibility.</w:t>
      </w:r>
    </w:p>
    <w:p w14:paraId="0BC62FBE" w14:textId="77777777" w:rsidR="00111490" w:rsidRPr="000538C2" w:rsidRDefault="00111490" w:rsidP="000538C2"/>
    <w:p w14:paraId="6C956ED6" w14:textId="6DB55E6E" w:rsidR="00C21DA1" w:rsidRPr="00C21DA1" w:rsidRDefault="00AB5FD5" w:rsidP="00111490">
      <w:pPr>
        <w:pStyle w:val="Heading3"/>
        <w:rPr>
          <w:rFonts w:ascii="Times" w:hAnsi="Times" w:cs="Times New Roman"/>
        </w:rPr>
      </w:pPr>
      <w:bookmarkStart w:id="62" w:name="_Toc280336087"/>
      <w:r w:rsidRPr="00C21DA1">
        <w:t>OPERABLE</w:t>
      </w:r>
      <w:bookmarkEnd w:id="62"/>
    </w:p>
    <w:p w14:paraId="4ACAC27A" w14:textId="0462F3B6" w:rsidR="00B92B7E" w:rsidRDefault="00C21DA1" w:rsidP="00B92B7E">
      <w:pPr>
        <w:ind w:firstLine="720"/>
      </w:pPr>
      <w:r w:rsidRPr="00C21DA1">
        <w:t xml:space="preserve">The operable principle considers the functional operations necessary to navigate and interact with the user interface of the website. Four questions from our usability survey pertain to this principle. </w:t>
      </w:r>
      <w:commentRangeStart w:id="63"/>
      <w:r w:rsidRPr="00C21DA1">
        <w:t>The first question</w:t>
      </w:r>
      <w:r w:rsidR="00DA7AF6">
        <w:t>, Q2.2,</w:t>
      </w:r>
      <w:r w:rsidRPr="00C21DA1">
        <w:t xml:space="preserve"> looked at the layout of the website and asked whether or not the participants found it user friendly. A rating of 53.2%</w:t>
      </w:r>
      <w:r w:rsidR="00DA7AF6">
        <w:t xml:space="preserve"> </w:t>
      </w:r>
      <w:r w:rsidRPr="00C21DA1">
        <w:t xml:space="preserve">was collected, suggesting the </w:t>
      </w:r>
      <w:r w:rsidR="00820201">
        <w:t>interface was tolerable</w:t>
      </w:r>
      <w:r w:rsidRPr="00C21DA1">
        <w:t>, however room for improvement could be made. The next two questions looked at how accessible certain pages of the website were to the participants. The ratings were respectively, 64.3%</w:t>
      </w:r>
      <w:r w:rsidR="00820201">
        <w:t>(Q2.5)</w:t>
      </w:r>
      <w:r w:rsidRPr="00C21DA1">
        <w:t xml:space="preserve"> and 69.6%</w:t>
      </w:r>
      <w:r w:rsidR="00820201">
        <w:t>(Q2.7)</w:t>
      </w:r>
      <w:r w:rsidRPr="00C21DA1">
        <w:t xml:space="preserve">, suggesting that the pages were accessible by the majority of participants. </w:t>
      </w:r>
      <w:r w:rsidR="00820201">
        <w:t>Participants rated the effectiveness of AAFS’s navigation bar</w:t>
      </w:r>
      <w:r w:rsidR="00DA7AF6">
        <w:t xml:space="preserve"> (Q6.0)</w:t>
      </w:r>
      <w:r w:rsidRPr="00C21DA1">
        <w:t xml:space="preserve"> </w:t>
      </w:r>
      <w:r w:rsidR="00820201">
        <w:t xml:space="preserve">at </w:t>
      </w:r>
      <w:r w:rsidRPr="00C21DA1">
        <w:t xml:space="preserve">42.9%, suggesting that the navigation bar is far too cluttered making it hard to find the relevant information. </w:t>
      </w:r>
      <w:commentRangeEnd w:id="63"/>
      <w:r w:rsidR="00ED571D">
        <w:rPr>
          <w:rStyle w:val="CommentReference"/>
        </w:rPr>
        <w:commentReference w:id="63"/>
      </w:r>
    </w:p>
    <w:p w14:paraId="3BC9F5D0" w14:textId="3D80C6FD" w:rsidR="00C21DA1" w:rsidRPr="00C21DA1" w:rsidRDefault="00C21DA1" w:rsidP="00B92B7E">
      <w:pPr>
        <w:ind w:firstLine="720"/>
        <w:rPr>
          <w:rFonts w:ascii="Times" w:hAnsi="Times" w:cs="Times New Roman"/>
        </w:rPr>
      </w:pPr>
      <w:r w:rsidRPr="00C21DA1">
        <w:t xml:space="preserve">Reducing the number of links </w:t>
      </w:r>
      <w:r w:rsidR="00DA7AF6">
        <w:t>in the navigation bar would aid</w:t>
      </w:r>
      <w:r w:rsidRPr="00C21DA1">
        <w:t xml:space="preserve"> in promoting a more operable user </w:t>
      </w:r>
      <w:r w:rsidRPr="00820201">
        <w:t>interface (</w:t>
      </w:r>
      <w:proofErr w:type="spellStart"/>
      <w:r w:rsidRPr="00820201">
        <w:t>Alves</w:t>
      </w:r>
      <w:proofErr w:type="spellEnd"/>
      <w:r w:rsidRPr="00820201">
        <w:t>, 2011).</w:t>
      </w:r>
      <w:r w:rsidR="00A10FDF">
        <w:t xml:space="preserve">  It was also found that websites should try to maintain an informal ‘standard’ between similar organizations because they can attract similar audiences, and it saves users time if each website’s naviga</w:t>
      </w:r>
      <w:r w:rsidR="007609BA">
        <w:t xml:space="preserve">tion is </w:t>
      </w:r>
      <w:r w:rsidR="00820201">
        <w:t xml:space="preserve">similar </w:t>
      </w:r>
      <w:r w:rsidR="007609BA">
        <w:t>(</w:t>
      </w:r>
      <w:r w:rsidR="00E770D0">
        <w:t>Idler, 2012</w:t>
      </w:r>
      <w:r w:rsidR="007609BA">
        <w:t>).</w:t>
      </w:r>
      <w:r w:rsidR="00DA7AF6">
        <w:t xml:space="preserve"> In order to gauge what links are appropriate, AAFS could look at any of its partner sites or from the Foundations and Charities example websites on WildApricot.com</w:t>
      </w:r>
    </w:p>
    <w:p w14:paraId="37C52DD5" w14:textId="77777777" w:rsidR="00111490" w:rsidRDefault="00111490" w:rsidP="00111490"/>
    <w:p w14:paraId="58533A36" w14:textId="7C7D4AF0" w:rsidR="00C21DA1" w:rsidRPr="00C21DA1" w:rsidRDefault="00AB5FD5" w:rsidP="00111490">
      <w:pPr>
        <w:pStyle w:val="Heading3"/>
        <w:rPr>
          <w:rFonts w:ascii="Times" w:hAnsi="Times" w:cs="Times New Roman"/>
        </w:rPr>
      </w:pPr>
      <w:bookmarkStart w:id="64" w:name="_Toc280336088"/>
      <w:r w:rsidRPr="00C21DA1">
        <w:t>UNDERSTANDABLE</w:t>
      </w:r>
      <w:bookmarkEnd w:id="64"/>
    </w:p>
    <w:p w14:paraId="0BED0C27" w14:textId="08987E5C" w:rsidR="00C21DA1" w:rsidRDefault="00C21DA1" w:rsidP="000538C2">
      <w:r w:rsidRPr="00C21DA1">
        <w:t>The understandable principle focuses on ensuring that text is readable and understandable, as well as looking at predictability and error avoidance. Our survey consisted of four questions relating to the understandable principle: Q2.3, Q3.3, Q3.4, and Q4.0. Participants responded with ratings respectively of 53.6%, 51.8%, 53.6%, and 50%</w:t>
      </w:r>
      <w:r w:rsidR="002A45A6">
        <w:t xml:space="preserve"> for an average of 52.25%</w:t>
      </w:r>
      <w:r w:rsidRPr="00C21DA1">
        <w:t xml:space="preserve">. These questions looked at the comprehensibility of the page layout, the employed font face and sizing as well as the readability of the AAFS's mission statement. Considering the responses were of little consensus it can be expected that improvements could be made to enhance the clarity and readability of the website. Additionally, </w:t>
      </w:r>
      <w:proofErr w:type="spellStart"/>
      <w:r w:rsidRPr="00C21DA1">
        <w:t>AChecker</w:t>
      </w:r>
      <w:proofErr w:type="spellEnd"/>
      <w:r w:rsidRPr="00C21DA1">
        <w:t xml:space="preserve"> found two problems relating to this principle that did not meet the WCAG </w:t>
      </w:r>
      <w:r w:rsidRPr="009E37AC">
        <w:t>standards (</w:t>
      </w:r>
      <w:proofErr w:type="spellStart"/>
      <w:r w:rsidRPr="009E37AC">
        <w:t>AChecker</w:t>
      </w:r>
      <w:proofErr w:type="spellEnd"/>
      <w:r w:rsidRPr="009E37AC">
        <w:t>, 2014).</w:t>
      </w:r>
      <w:r w:rsidRPr="00C21DA1">
        <w:t xml:space="preserve"> </w:t>
      </w:r>
      <w:r w:rsidR="002A45A6">
        <w:t>Both problems were</w:t>
      </w:r>
      <w:r w:rsidRPr="00C21DA1">
        <w:t xml:space="preserve"> failing to include language identifiers in the web page </w:t>
      </w:r>
      <w:proofErr w:type="gramStart"/>
      <w:r w:rsidR="002A45A6" w:rsidRPr="00C21DA1">
        <w:t>headers</w:t>
      </w:r>
      <w:r w:rsidR="002A45A6">
        <w:t xml:space="preserve"> which</w:t>
      </w:r>
      <w:proofErr w:type="gramEnd"/>
      <w:r w:rsidR="002A45A6">
        <w:t xml:space="preserve"> can be resolved by adding </w:t>
      </w:r>
      <w:r w:rsidR="002A45A6" w:rsidRPr="00DA7AF6">
        <w:rPr>
          <w:rStyle w:val="Emphasis"/>
        </w:rPr>
        <w:t>minor</w:t>
      </w:r>
      <w:r w:rsidR="002A45A6">
        <w:t xml:space="preserve"> HTML codes. </w:t>
      </w:r>
    </w:p>
    <w:p w14:paraId="227C2856" w14:textId="77777777" w:rsidR="00111490" w:rsidRPr="00C21DA1" w:rsidRDefault="00111490" w:rsidP="000538C2">
      <w:pPr>
        <w:rPr>
          <w:rFonts w:ascii="Times" w:hAnsi="Times" w:cs="Times New Roman"/>
        </w:rPr>
      </w:pPr>
    </w:p>
    <w:p w14:paraId="03ACA00F" w14:textId="3146690B" w:rsidR="00C21DA1" w:rsidRPr="00C21DA1" w:rsidRDefault="00AB5FD5" w:rsidP="00111490">
      <w:pPr>
        <w:pStyle w:val="Heading3"/>
        <w:rPr>
          <w:rFonts w:ascii="Times" w:hAnsi="Times" w:cs="Times New Roman"/>
        </w:rPr>
      </w:pPr>
      <w:bookmarkStart w:id="65" w:name="_Toc280336089"/>
      <w:r w:rsidRPr="00C21DA1">
        <w:t>ROBUST</w:t>
      </w:r>
      <w:bookmarkEnd w:id="65"/>
    </w:p>
    <w:p w14:paraId="532E6578" w14:textId="5D343C01" w:rsidR="00C21DA1" w:rsidRPr="00C21DA1" w:rsidRDefault="00C21DA1" w:rsidP="000538C2">
      <w:pPr>
        <w:rPr>
          <w:rFonts w:ascii="Times" w:hAnsi="Times" w:cs="Times New Roman"/>
        </w:rPr>
      </w:pPr>
      <w:r w:rsidRPr="00C21DA1">
        <w:t>The robust principle is there to ensure that compatibility with current and future technology is maxim</w:t>
      </w:r>
      <w:r w:rsidR="00820201">
        <w:t>ized. Unfortunately, this quality can only be measured as this new technology is formed.</w:t>
      </w:r>
      <w:r w:rsidRPr="00C21DA1">
        <w:t xml:space="preserve"> Therefore, </w:t>
      </w:r>
      <w:commentRangeStart w:id="66"/>
      <w:r w:rsidRPr="00C21DA1">
        <w:t xml:space="preserve">no findings could be collected from our primary research </w:t>
      </w:r>
      <w:commentRangeEnd w:id="66"/>
      <w:r w:rsidR="00654FCA">
        <w:rPr>
          <w:rStyle w:val="CommentReference"/>
        </w:rPr>
        <w:commentReference w:id="66"/>
      </w:r>
      <w:r w:rsidRPr="00C21DA1">
        <w:t>to properly determine the effectiveness of the AAFS website in response to this principle.</w:t>
      </w:r>
      <w:r w:rsidR="005157C4">
        <w:rPr>
          <w:rFonts w:ascii="Times New Roman" w:hAnsi="Times New Roman" w:cs="Times New Roman"/>
          <w:b/>
          <w:bCs/>
          <w:sz w:val="29"/>
          <w:szCs w:val="29"/>
        </w:rPr>
        <w:tab/>
      </w:r>
      <w:r w:rsidRPr="00C21DA1">
        <w:rPr>
          <w:rFonts w:ascii="Times New Roman" w:hAnsi="Times New Roman" w:cs="Times New Roman"/>
          <w:b/>
          <w:bCs/>
          <w:sz w:val="29"/>
          <w:szCs w:val="29"/>
        </w:rPr>
        <w:tab/>
      </w:r>
    </w:p>
    <w:p w14:paraId="730CEC15" w14:textId="6ADC886F" w:rsidR="00C21DA1" w:rsidRPr="006F6DA8" w:rsidRDefault="00B5683D" w:rsidP="00111490">
      <w:pPr>
        <w:pStyle w:val="Heading2"/>
      </w:pPr>
      <w:bookmarkStart w:id="67" w:name="_Toc280344439"/>
      <w:r>
        <w:rPr>
          <w:rFonts w:ascii="Times" w:hAnsi="Times" w:cs="Times New Roman"/>
          <w:noProof/>
        </w:rPr>
        <w:lastRenderedPageBreak/>
        <w:drawing>
          <wp:anchor distT="0" distB="0" distL="114300" distR="114300" simplePos="0" relativeHeight="251713536" behindDoc="0" locked="0" layoutInCell="1" allowOverlap="1" wp14:anchorId="10FF8B16" wp14:editId="41A6C712">
            <wp:simplePos x="0" y="0"/>
            <wp:positionH relativeFrom="column">
              <wp:posOffset>0</wp:posOffset>
            </wp:positionH>
            <wp:positionV relativeFrom="paragraph">
              <wp:posOffset>433070</wp:posOffset>
            </wp:positionV>
            <wp:extent cx="5143500" cy="2398395"/>
            <wp:effectExtent l="25400" t="25400" r="38100" b="1460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avi.png"/>
                    <pic:cNvPicPr/>
                  </pic:nvPicPr>
                  <pic:blipFill>
                    <a:blip r:embed="rId15">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5143500" cy="2398395"/>
                    </a:xfrm>
                    <a:prstGeom prst="rect">
                      <a:avLst/>
                    </a:prstGeom>
                    <a:ln>
                      <a:solidFill>
                        <a:schemeClr val="accent2">
                          <a:lumMod val="60000"/>
                          <a:lumOff val="40000"/>
                        </a:schemeClr>
                      </a:solidFill>
                    </a:ln>
                  </pic:spPr>
                </pic:pic>
              </a:graphicData>
            </a:graphic>
            <wp14:sizeRelH relativeFrom="margin">
              <wp14:pctWidth>0</wp14:pctWidth>
            </wp14:sizeRelH>
            <wp14:sizeRelV relativeFrom="margin">
              <wp14:pctHeight>0</wp14:pctHeight>
            </wp14:sizeRelV>
          </wp:anchor>
        </w:drawing>
      </w:r>
      <w:r w:rsidR="00AB5FD5" w:rsidRPr="006F6DA8">
        <w:t>NAVIGATION</w:t>
      </w:r>
      <w:bookmarkEnd w:id="67"/>
    </w:p>
    <w:p w14:paraId="08496858" w14:textId="77777777" w:rsidR="005C261A" w:rsidRPr="00CE1A97" w:rsidRDefault="005C261A" w:rsidP="005C261A">
      <w:pPr>
        <w:pStyle w:val="Caption"/>
        <w:jc w:val="right"/>
        <w:rPr>
          <w:rFonts w:ascii="Times" w:hAnsi="Times" w:cs="Times New Roman"/>
          <w:smallCaps/>
          <w:noProof/>
          <w:spacing w:val="5"/>
        </w:rPr>
      </w:pPr>
      <w:bookmarkStart w:id="68" w:name="_Toc406016966"/>
      <w:bookmarkStart w:id="69" w:name="_Toc280344398"/>
      <w:r>
        <w:t>Figure 5 - Navigation Criteria Survey Data</w:t>
      </w:r>
      <w:bookmarkEnd w:id="68"/>
      <w:bookmarkEnd w:id="69"/>
    </w:p>
    <w:p w14:paraId="48578D0B" w14:textId="77777777" w:rsidR="00B5683D" w:rsidRDefault="00B5683D" w:rsidP="00C21DA1">
      <w:pPr>
        <w:spacing w:after="0"/>
        <w:jc w:val="left"/>
        <w:rPr>
          <w:rFonts w:ascii="Times New Roman" w:hAnsi="Times New Roman" w:cs="Times New Roman"/>
          <w:color w:val="000000"/>
          <w:sz w:val="24"/>
          <w:szCs w:val="24"/>
        </w:rPr>
      </w:pPr>
    </w:p>
    <w:p w14:paraId="07CCF4F5" w14:textId="3E9AC4A4" w:rsidR="00C21DA1" w:rsidRDefault="00C21DA1" w:rsidP="00C361FE">
      <w:pPr>
        <w:ind w:firstLine="720"/>
      </w:pPr>
      <w:commentRangeStart w:id="70"/>
      <w:r w:rsidRPr="00C21DA1">
        <w:t xml:space="preserve">A website’s navigation system is a road map to all the various areas within the website. Effective navigation is crucial to the continued success and usability of any website </w:t>
      </w:r>
      <w:r w:rsidR="00C361FE" w:rsidRPr="00C361FE">
        <w:t>(</w:t>
      </w:r>
      <w:proofErr w:type="spellStart"/>
      <w:r w:rsidRPr="00C361FE">
        <w:t>Hartstein</w:t>
      </w:r>
      <w:proofErr w:type="spellEnd"/>
      <w:r w:rsidRPr="00C361FE">
        <w:t>, 2012).</w:t>
      </w:r>
      <w:r w:rsidRPr="00C21DA1">
        <w:t xml:space="preserve"> Navigation criteria also takes into account the ease of navigating a website and </w:t>
      </w:r>
      <w:r w:rsidR="000348EB">
        <w:t>takes into account for things like broken and redundant links</w:t>
      </w:r>
      <w:r w:rsidR="007609BA">
        <w:t xml:space="preserve"> talked about earlier</w:t>
      </w:r>
      <w:r w:rsidRPr="00C21DA1">
        <w:t>. The main tools of navigation include links, menus and search bars. By utilizing these tools properly, the AAFS website can ensure that users can quickly and easily navigate the website and find the information they need.</w:t>
      </w:r>
      <w:commentRangeEnd w:id="70"/>
      <w:r w:rsidR="00654FCA">
        <w:rPr>
          <w:rStyle w:val="CommentReference"/>
        </w:rPr>
        <w:commentReference w:id="70"/>
      </w:r>
    </w:p>
    <w:p w14:paraId="37EECF20" w14:textId="77777777" w:rsidR="002A45A6" w:rsidRPr="005157C4" w:rsidRDefault="002A45A6" w:rsidP="00C361FE">
      <w:pPr>
        <w:spacing w:after="0"/>
        <w:rPr>
          <w:rFonts w:ascii="Times" w:hAnsi="Times" w:cs="Times New Roman"/>
        </w:rPr>
      </w:pPr>
    </w:p>
    <w:p w14:paraId="32346579" w14:textId="02A96F3E" w:rsidR="007609BA" w:rsidRDefault="00C21DA1" w:rsidP="00C361FE">
      <w:pPr>
        <w:ind w:firstLine="720"/>
      </w:pPr>
      <w:r w:rsidRPr="00C21DA1">
        <w:t xml:space="preserve">Our primary research data relating to navigation consisted of 8 survey questions. The questions that were asked to participants focused on areas such as the navigation bar, ease of accessing certain pages, and the presence of broken links. Generally speaking, participants responded </w:t>
      </w:r>
      <w:r w:rsidR="009E37AC" w:rsidRPr="00C21DA1">
        <w:t>favorably</w:t>
      </w:r>
      <w:r w:rsidRPr="00C21DA1">
        <w:t xml:space="preserve"> in response to the AAFS website's navigation scheme, but that does not suggest that the website cannot be improved.</w:t>
      </w:r>
    </w:p>
    <w:p w14:paraId="10242A8F" w14:textId="77777777" w:rsidR="00111490" w:rsidRPr="002A45A6" w:rsidRDefault="00111490" w:rsidP="002A45A6">
      <w:pPr>
        <w:spacing w:after="0"/>
        <w:jc w:val="left"/>
        <w:rPr>
          <w:rFonts w:ascii="Times New Roman" w:hAnsi="Times New Roman" w:cs="Times New Roman"/>
          <w:color w:val="000000"/>
          <w:sz w:val="24"/>
          <w:szCs w:val="24"/>
        </w:rPr>
      </w:pPr>
    </w:p>
    <w:p w14:paraId="5EEE53F2" w14:textId="0A593089" w:rsidR="00C21DA1" w:rsidRPr="005157C4" w:rsidRDefault="00C21DA1" w:rsidP="00111490">
      <w:pPr>
        <w:pStyle w:val="Heading3"/>
        <w:rPr>
          <w:rFonts w:ascii="Times" w:hAnsi="Times"/>
        </w:rPr>
      </w:pPr>
      <w:bookmarkStart w:id="71" w:name="_Toc280336091"/>
      <w:r w:rsidRPr="00C21DA1">
        <w:t>N</w:t>
      </w:r>
      <w:r w:rsidR="00AB5FD5" w:rsidRPr="00C21DA1">
        <w:t>AVIGATION BAR</w:t>
      </w:r>
      <w:bookmarkEnd w:id="71"/>
    </w:p>
    <w:p w14:paraId="2587183A" w14:textId="40A19254" w:rsidR="005C261A" w:rsidRPr="00414F0D" w:rsidRDefault="005C261A" w:rsidP="005C261A">
      <w:pPr>
        <w:pStyle w:val="Caption"/>
        <w:jc w:val="right"/>
        <w:rPr>
          <w:rFonts w:ascii="Times New Roman" w:hAnsi="Times New Roman" w:cs="Times New Roman"/>
          <w:smallCaps/>
          <w:noProof/>
          <w:color w:val="000000"/>
          <w:spacing w:val="5"/>
          <w:sz w:val="29"/>
          <w:szCs w:val="29"/>
        </w:rPr>
      </w:pPr>
      <w:bookmarkStart w:id="72" w:name="_Toc406016967"/>
      <w:bookmarkStart w:id="73" w:name="_Toc280344399"/>
      <w:r>
        <w:rPr>
          <w:rFonts w:ascii="Times New Roman" w:hAnsi="Times New Roman" w:cs="Times New Roman"/>
          <w:b w:val="0"/>
          <w:bCs w:val="0"/>
          <w:noProof/>
          <w:color w:val="000000"/>
          <w:sz w:val="29"/>
          <w:szCs w:val="29"/>
        </w:rPr>
        <w:drawing>
          <wp:anchor distT="0" distB="0" distL="114300" distR="114300" simplePos="0" relativeHeight="251688960" behindDoc="0" locked="0" layoutInCell="1" allowOverlap="1" wp14:anchorId="56622304" wp14:editId="4B807748">
            <wp:simplePos x="0" y="0"/>
            <wp:positionH relativeFrom="column">
              <wp:posOffset>0</wp:posOffset>
            </wp:positionH>
            <wp:positionV relativeFrom="paragraph">
              <wp:posOffset>60960</wp:posOffset>
            </wp:positionV>
            <wp:extent cx="5479415" cy="219710"/>
            <wp:effectExtent l="0" t="0" r="6985" b="8890"/>
            <wp:wrapSquare wrapText="bothSides"/>
            <wp:docPr id="7" name="Picture 2" descr="https://lh3.googleusercontent.com/4xqJwQxzLFvmza6Z_1a_TAwMzaYgz0RA6dos5WAtnH0EUXcqrlgKavb_5A-pug6aze7rWHfvDrGgxac9RmhD2J-qo6GC6nsaCatBJYmYDO7PHNrM3B0SgCRvTpzj72hL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4xqJwQxzLFvmza6Z_1a_TAwMzaYgz0RA6dos5WAtnH0EUXcqrlgKavb_5A-pug6aze7rWHfvDrGgxac9RmhD2J-qo6GC6nsaCatBJYmYDO7PHNrM3B0SgCRvTpzj72hLW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9415" cy="219710"/>
                    </a:xfrm>
                    <a:prstGeom prst="rect">
                      <a:avLst/>
                    </a:prstGeom>
                    <a:noFill/>
                    <a:ln>
                      <a:noFill/>
                    </a:ln>
                  </pic:spPr>
                </pic:pic>
              </a:graphicData>
            </a:graphic>
          </wp:anchor>
        </w:drawing>
      </w:r>
      <w:r>
        <w:t xml:space="preserve">Figure 6: AAFS's </w:t>
      </w:r>
      <w:r w:rsidRPr="003A3983">
        <w:t xml:space="preserve">Navigation Bar </w:t>
      </w:r>
      <w:r w:rsidRPr="003A3983">
        <w:rPr>
          <w:caps w:val="0"/>
        </w:rPr>
        <w:t xml:space="preserve">(courtesy of </w:t>
      </w:r>
      <w:r>
        <w:rPr>
          <w:caps w:val="0"/>
        </w:rPr>
        <w:t>AAFS</w:t>
      </w:r>
      <w:r w:rsidRPr="003A3983">
        <w:rPr>
          <w:caps w:val="0"/>
        </w:rPr>
        <w:t xml:space="preserve"> http://www.aafscalgary.com)</w:t>
      </w:r>
      <w:bookmarkEnd w:id="72"/>
      <w:bookmarkEnd w:id="73"/>
    </w:p>
    <w:p w14:paraId="441097C5" w14:textId="5D6D2E99" w:rsidR="00111490" w:rsidRDefault="00111490" w:rsidP="00C21DA1">
      <w:pPr>
        <w:spacing w:after="0"/>
        <w:jc w:val="left"/>
        <w:rPr>
          <w:rFonts w:ascii="Times New Roman" w:hAnsi="Times New Roman" w:cs="Times New Roman"/>
          <w:color w:val="000000"/>
          <w:sz w:val="24"/>
          <w:szCs w:val="24"/>
        </w:rPr>
      </w:pPr>
    </w:p>
    <w:p w14:paraId="1F25AA67" w14:textId="14ABEC48" w:rsidR="007609BA" w:rsidRPr="00C361FE" w:rsidRDefault="00DA7AF6" w:rsidP="00C361FE">
      <w:pPr>
        <w:ind w:firstLine="720"/>
        <w:rPr>
          <w:rFonts w:ascii="Times" w:hAnsi="Times"/>
        </w:rPr>
      </w:pPr>
      <w:commentRangeStart w:id="74"/>
      <w:r>
        <w:t xml:space="preserve">Questions 2.4 </w:t>
      </w:r>
      <w:commentRangeEnd w:id="74"/>
      <w:r w:rsidR="00654FCA">
        <w:rPr>
          <w:rStyle w:val="CommentReference"/>
        </w:rPr>
        <w:commentReference w:id="74"/>
      </w:r>
      <w:r>
        <w:t xml:space="preserve">and </w:t>
      </w:r>
      <w:r w:rsidR="00C21DA1" w:rsidRPr="00C21DA1">
        <w:t xml:space="preserve">6.0 focused on the navigation bar of the AAFS website and asked participants to rate the user friendliness of the navigation bar, as well as asking for their opinion on the number of navigation links on the bar. Participants responded quite </w:t>
      </w:r>
      <w:proofErr w:type="spellStart"/>
      <w:r w:rsidR="00C21DA1" w:rsidRPr="00C21DA1">
        <w:t>favourably</w:t>
      </w:r>
      <w:proofErr w:type="spellEnd"/>
      <w:r w:rsidR="00C21DA1" w:rsidRPr="00C21DA1">
        <w:t xml:space="preserve"> to the </w:t>
      </w:r>
      <w:commentRangeStart w:id="75"/>
      <w:r w:rsidR="00C21DA1" w:rsidRPr="00C21DA1">
        <w:t xml:space="preserve">navigation bar layout </w:t>
      </w:r>
      <w:commentRangeEnd w:id="75"/>
      <w:r w:rsidR="00654FCA">
        <w:rPr>
          <w:rStyle w:val="CommentReference"/>
        </w:rPr>
        <w:commentReference w:id="75"/>
      </w:r>
      <w:r w:rsidR="00C21DA1" w:rsidRPr="00C21DA1">
        <w:t>and rated it at 69.6% which suggests the majority of the viewers felt the navigation bar is a</w:t>
      </w:r>
      <w:r w:rsidR="000F0BE6">
        <w:t>n</w:t>
      </w:r>
      <w:r w:rsidR="00C21DA1" w:rsidRPr="00C21DA1">
        <w:t xml:space="preserve"> effective navigational tool. The participants however also stated that the navigation bar is too cluttered, </w:t>
      </w:r>
      <w:commentRangeStart w:id="76"/>
      <w:r w:rsidR="00C21DA1" w:rsidRPr="00C21DA1">
        <w:t xml:space="preserve">rating the </w:t>
      </w:r>
      <w:r w:rsidR="002A45A6">
        <w:t>usefulness</w:t>
      </w:r>
      <w:r w:rsidR="00C21DA1" w:rsidRPr="00C21DA1">
        <w:t xml:space="preserve"> of the bar </w:t>
      </w:r>
      <w:commentRangeEnd w:id="76"/>
      <w:r w:rsidR="00E36AB9">
        <w:rPr>
          <w:rStyle w:val="CommentReference"/>
        </w:rPr>
        <w:commentReference w:id="76"/>
      </w:r>
      <w:r w:rsidR="00C21DA1" w:rsidRPr="00C21DA1">
        <w:t xml:space="preserve">at 42.9%. This suggests that whilst a navigation bar is a good choice, too many links detracted from effectiveness of the navigation bar. It is generally good practice to limit the amount of links present on the navigation bar as they can overwhelm a user with too many options </w:t>
      </w:r>
      <w:r w:rsidR="00C21DA1" w:rsidRPr="00B92B7E">
        <w:t>(</w:t>
      </w:r>
      <w:proofErr w:type="spellStart"/>
      <w:r w:rsidR="00C21DA1" w:rsidRPr="00B92B7E">
        <w:t>Alves</w:t>
      </w:r>
      <w:proofErr w:type="spellEnd"/>
      <w:r w:rsidR="00C21DA1" w:rsidRPr="00B92B7E">
        <w:t>, 2011). Having a more concise navigation whilst maintaining the drop-down m</w:t>
      </w:r>
      <w:r w:rsidR="00C21DA1" w:rsidRPr="00C21DA1">
        <w:t>enu will enhance usability.</w:t>
      </w:r>
    </w:p>
    <w:p w14:paraId="32324438" w14:textId="5D62CB79" w:rsidR="00C21DA1" w:rsidRPr="006C27D1" w:rsidRDefault="00AB5FD5" w:rsidP="007609BA">
      <w:pPr>
        <w:pStyle w:val="Heading3"/>
        <w:rPr>
          <w:rFonts w:ascii="Times" w:hAnsi="Times"/>
        </w:rPr>
      </w:pPr>
      <w:bookmarkStart w:id="77" w:name="_Toc280336092"/>
      <w:r w:rsidRPr="00C21DA1">
        <w:lastRenderedPageBreak/>
        <w:t>NAVIGATING PAGES</w:t>
      </w:r>
      <w:bookmarkEnd w:id="77"/>
    </w:p>
    <w:p w14:paraId="0FF4E600" w14:textId="1D5527E3" w:rsidR="0025044C" w:rsidRDefault="00C21DA1" w:rsidP="00C361FE">
      <w:pPr>
        <w:spacing w:after="0"/>
        <w:ind w:firstLine="720"/>
        <w:rPr>
          <w:rFonts w:ascii="Times New Roman" w:hAnsi="Times New Roman" w:cs="Times New Roman"/>
          <w:color w:val="000000"/>
          <w:sz w:val="24"/>
          <w:szCs w:val="24"/>
        </w:rPr>
      </w:pPr>
      <w:commentRangeStart w:id="78"/>
      <w:r w:rsidRPr="00C21DA1">
        <w:rPr>
          <w:rFonts w:ascii="Times New Roman" w:hAnsi="Times New Roman" w:cs="Times New Roman"/>
          <w:color w:val="000000"/>
          <w:sz w:val="24"/>
          <w:szCs w:val="24"/>
        </w:rPr>
        <w:t>Five</w:t>
      </w:r>
      <w:commentRangeEnd w:id="78"/>
      <w:r w:rsidR="00E36AB9">
        <w:rPr>
          <w:rStyle w:val="CommentReference"/>
        </w:rPr>
        <w:commentReference w:id="78"/>
      </w:r>
      <w:r w:rsidRPr="00C21DA1">
        <w:rPr>
          <w:rFonts w:ascii="Times New Roman" w:hAnsi="Times New Roman" w:cs="Times New Roman"/>
          <w:color w:val="000000"/>
          <w:sz w:val="24"/>
          <w:szCs w:val="24"/>
        </w:rPr>
        <w:t xml:space="preserve"> of the survey questions focused on accessing certain pages of the AAFS website: Q2.4, Q2.5, Q2.6, Q2.7, </w:t>
      </w:r>
      <w:r w:rsidR="000F0BE6" w:rsidRPr="00C21DA1">
        <w:rPr>
          <w:rFonts w:ascii="Times New Roman" w:hAnsi="Times New Roman" w:cs="Times New Roman"/>
          <w:color w:val="000000"/>
          <w:sz w:val="24"/>
          <w:szCs w:val="24"/>
        </w:rPr>
        <w:t>and Q5.0</w:t>
      </w:r>
      <w:r w:rsidRPr="00C21DA1">
        <w:rPr>
          <w:rFonts w:ascii="Times New Roman" w:hAnsi="Times New Roman" w:cs="Times New Roman"/>
          <w:color w:val="000000"/>
          <w:sz w:val="24"/>
          <w:szCs w:val="24"/>
        </w:rPr>
        <w:t>. They were rated respectively, 69.6%, 64.3</w:t>
      </w:r>
      <w:r w:rsidR="002A45A6">
        <w:rPr>
          <w:rFonts w:ascii="Times New Roman" w:hAnsi="Times New Roman" w:cs="Times New Roman"/>
          <w:color w:val="000000"/>
          <w:sz w:val="24"/>
          <w:szCs w:val="24"/>
        </w:rPr>
        <w:t xml:space="preserve">%, 73.2%, 69.6%, </w:t>
      </w:r>
      <w:proofErr w:type="gramStart"/>
      <w:r w:rsidR="002A45A6">
        <w:rPr>
          <w:rFonts w:ascii="Times New Roman" w:hAnsi="Times New Roman" w:cs="Times New Roman"/>
          <w:color w:val="000000"/>
          <w:sz w:val="24"/>
          <w:szCs w:val="24"/>
        </w:rPr>
        <w:t>50.0</w:t>
      </w:r>
      <w:proofErr w:type="gramEnd"/>
      <w:r w:rsidR="002A45A6">
        <w:rPr>
          <w:rFonts w:ascii="Times New Roman" w:hAnsi="Times New Roman" w:cs="Times New Roman"/>
          <w:color w:val="000000"/>
          <w:sz w:val="24"/>
          <w:szCs w:val="24"/>
        </w:rPr>
        <w:t>%. F</w:t>
      </w:r>
      <w:r w:rsidRPr="00C21DA1">
        <w:rPr>
          <w:rFonts w:ascii="Times New Roman" w:hAnsi="Times New Roman" w:cs="Times New Roman"/>
          <w:color w:val="000000"/>
          <w:sz w:val="24"/>
          <w:szCs w:val="24"/>
        </w:rPr>
        <w:t xml:space="preserve">our of the web pages were easily </w:t>
      </w:r>
      <w:proofErr w:type="gramStart"/>
      <w:r w:rsidRPr="00C21DA1">
        <w:rPr>
          <w:rFonts w:ascii="Times New Roman" w:hAnsi="Times New Roman" w:cs="Times New Roman"/>
          <w:color w:val="000000"/>
          <w:sz w:val="24"/>
          <w:szCs w:val="24"/>
        </w:rPr>
        <w:t>accessed,</w:t>
      </w:r>
      <w:proofErr w:type="gramEnd"/>
      <w:r w:rsidRPr="00C21DA1">
        <w:rPr>
          <w:rFonts w:ascii="Times New Roman" w:hAnsi="Times New Roman" w:cs="Times New Roman"/>
          <w:color w:val="000000"/>
          <w:sz w:val="24"/>
          <w:szCs w:val="24"/>
        </w:rPr>
        <w:t xml:space="preserve"> half the participants were unable to find the page containing the AAFS Executive Director's contact information. This should be corrected, and all contact information should be made accessible to the users in a single location for easy </w:t>
      </w:r>
      <w:r w:rsidR="00B92B7E" w:rsidRPr="00C21DA1">
        <w:rPr>
          <w:rFonts w:ascii="Times New Roman" w:hAnsi="Times New Roman" w:cs="Times New Roman"/>
          <w:color w:val="000000"/>
          <w:sz w:val="24"/>
          <w:szCs w:val="24"/>
        </w:rPr>
        <w:t>navigation</w:t>
      </w:r>
      <w:r w:rsidR="00B92B7E">
        <w:rPr>
          <w:rFonts w:ascii="Times New Roman" w:hAnsi="Times New Roman" w:cs="Times New Roman"/>
          <w:color w:val="000000"/>
          <w:sz w:val="24"/>
          <w:szCs w:val="24"/>
        </w:rPr>
        <w:t xml:space="preserve"> that</w:t>
      </w:r>
      <w:r w:rsidR="002A45A6">
        <w:rPr>
          <w:rFonts w:ascii="Times New Roman" w:hAnsi="Times New Roman" w:cs="Times New Roman"/>
          <w:color w:val="000000"/>
          <w:sz w:val="24"/>
          <w:szCs w:val="24"/>
        </w:rPr>
        <w:t xml:space="preserve"> relates back to </w:t>
      </w:r>
      <w:proofErr w:type="spellStart"/>
      <w:r w:rsidR="002A45A6">
        <w:rPr>
          <w:rFonts w:ascii="Times New Roman" w:hAnsi="Times New Roman" w:cs="Times New Roman"/>
          <w:color w:val="000000"/>
          <w:sz w:val="24"/>
          <w:szCs w:val="24"/>
        </w:rPr>
        <w:t>Fogg</w:t>
      </w:r>
      <w:r w:rsidR="002F4A7D">
        <w:rPr>
          <w:rFonts w:ascii="Times New Roman" w:hAnsi="Times New Roman" w:cs="Times New Roman"/>
          <w:color w:val="000000"/>
          <w:sz w:val="24"/>
          <w:szCs w:val="24"/>
        </w:rPr>
        <w:t>’s</w:t>
      </w:r>
      <w:proofErr w:type="spellEnd"/>
      <w:r w:rsidR="002A45A6">
        <w:rPr>
          <w:rFonts w:ascii="Times New Roman" w:hAnsi="Times New Roman" w:cs="Times New Roman"/>
          <w:color w:val="000000"/>
          <w:sz w:val="24"/>
          <w:szCs w:val="24"/>
        </w:rPr>
        <w:t xml:space="preserve"> (2003)</w:t>
      </w:r>
      <w:r w:rsidR="002F4A7D">
        <w:rPr>
          <w:rFonts w:ascii="Times New Roman" w:hAnsi="Times New Roman" w:cs="Times New Roman"/>
          <w:color w:val="000000"/>
          <w:sz w:val="24"/>
          <w:szCs w:val="24"/>
        </w:rPr>
        <w:t xml:space="preserve"> guidelines of credibility</w:t>
      </w:r>
      <w:r w:rsidRPr="00C21DA1">
        <w:rPr>
          <w:rFonts w:ascii="Times New Roman" w:hAnsi="Times New Roman" w:cs="Times New Roman"/>
          <w:color w:val="000000"/>
          <w:sz w:val="24"/>
          <w:szCs w:val="24"/>
        </w:rPr>
        <w:t>.</w:t>
      </w:r>
      <w:r w:rsidR="00310BFA">
        <w:rPr>
          <w:rFonts w:ascii="Times New Roman" w:hAnsi="Times New Roman" w:cs="Times New Roman"/>
          <w:color w:val="000000"/>
          <w:sz w:val="24"/>
          <w:szCs w:val="24"/>
        </w:rPr>
        <w:t xml:space="preserve"> This will reduce the amount of redundant links present on the website and will ensure that navigation simplicity is at its maximum.</w:t>
      </w:r>
    </w:p>
    <w:p w14:paraId="08738303" w14:textId="5DD34CE2" w:rsidR="0025044C" w:rsidRPr="002B313D" w:rsidRDefault="0025044C" w:rsidP="00111490">
      <w:pPr>
        <w:pStyle w:val="Heading2"/>
      </w:pPr>
      <w:bookmarkStart w:id="79" w:name="_Toc280344440"/>
      <w:r>
        <w:rPr>
          <w:noProof/>
        </w:rPr>
        <w:drawing>
          <wp:anchor distT="0" distB="0" distL="114300" distR="114300" simplePos="0" relativeHeight="251741184" behindDoc="0" locked="0" layoutInCell="1" allowOverlap="1" wp14:anchorId="7A4AF10B" wp14:editId="0E3972E4">
            <wp:simplePos x="0" y="0"/>
            <wp:positionH relativeFrom="column">
              <wp:posOffset>0</wp:posOffset>
            </wp:positionH>
            <wp:positionV relativeFrom="paragraph">
              <wp:posOffset>535305</wp:posOffset>
            </wp:positionV>
            <wp:extent cx="5486400" cy="2558415"/>
            <wp:effectExtent l="19050" t="19050" r="19050" b="1333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sign.png"/>
                    <pic:cNvPicPr/>
                  </pic:nvPicPr>
                  <pic:blipFill>
                    <a:blip r:embed="rId17">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5486400" cy="2558415"/>
                    </a:xfrm>
                    <a:prstGeom prst="rect">
                      <a:avLst/>
                    </a:prstGeom>
                    <a:ln>
                      <a:solidFill>
                        <a:schemeClr val="accent2">
                          <a:lumMod val="60000"/>
                          <a:lumOff val="40000"/>
                        </a:schemeClr>
                      </a:solidFill>
                    </a:ln>
                  </pic:spPr>
                </pic:pic>
              </a:graphicData>
            </a:graphic>
          </wp:anchor>
        </w:drawing>
      </w:r>
      <w:r w:rsidRPr="002B313D">
        <w:t>DESIGN</w:t>
      </w:r>
      <w:bookmarkEnd w:id="79"/>
      <w:r w:rsidRPr="002B313D">
        <w:tab/>
      </w:r>
      <w:r w:rsidRPr="002B313D">
        <w:tab/>
      </w:r>
    </w:p>
    <w:p w14:paraId="34A08B0D" w14:textId="0E0340DA" w:rsidR="005C261A" w:rsidRPr="005C261A" w:rsidRDefault="005C261A" w:rsidP="005C261A">
      <w:pPr>
        <w:pStyle w:val="Caption"/>
        <w:jc w:val="right"/>
      </w:pPr>
      <w:bookmarkStart w:id="80" w:name="_Toc406016963"/>
      <w:bookmarkStart w:id="81" w:name="_Toc280344400"/>
      <w:r>
        <w:t>Figure 7 - Design Criteria Survey Data</w:t>
      </w:r>
      <w:bookmarkEnd w:id="80"/>
      <w:bookmarkEnd w:id="81"/>
    </w:p>
    <w:p w14:paraId="088EE584" w14:textId="14D46855" w:rsidR="0025044C" w:rsidRPr="00743B95" w:rsidRDefault="0025044C" w:rsidP="005C261A">
      <w:pPr>
        <w:ind w:firstLine="720"/>
        <w:rPr>
          <w:rFonts w:ascii="Times" w:hAnsi="Times"/>
        </w:rPr>
      </w:pPr>
      <w:r w:rsidRPr="0053687E">
        <w:t>An organization's website is a reflection of the organization itself. Having a poor design can negatively impact a user's opinion of the organization and may be the deciding factor in whether or not a user stays on the website. It is therefore in the best interest of the organization to ensure that it has an effective web design. According to Martin (2014) there are three fundamental principles involved in creating an effective design: Organize, Economize, and Communicate. The first principle, organize, is to provide a conc</w:t>
      </w:r>
      <w:r w:rsidR="00DA7AF6">
        <w:t>eptual structure of the website. T</w:t>
      </w:r>
      <w:r w:rsidRPr="0053687E">
        <w:t>he second, economize, is to maintain simplic</w:t>
      </w:r>
      <w:r w:rsidR="00DA7AF6">
        <w:t>ity without sacrificing content,</w:t>
      </w:r>
      <w:r w:rsidRPr="0053687E">
        <w:t xml:space="preserve"> and </w:t>
      </w:r>
      <w:r w:rsidR="00DA7AF6">
        <w:t>finally</w:t>
      </w:r>
      <w:r w:rsidRPr="0053687E">
        <w:t>, communicate, is to ensure that content is communicable towards the target audience.</w:t>
      </w:r>
    </w:p>
    <w:p w14:paraId="0F6C7F85" w14:textId="77777777" w:rsidR="0087419E" w:rsidRDefault="0087419E" w:rsidP="005C261A">
      <w:pPr>
        <w:ind w:firstLine="720"/>
      </w:pPr>
    </w:p>
    <w:p w14:paraId="6D07BC63" w14:textId="2B9B8BB4" w:rsidR="0025044C" w:rsidRPr="00743B95" w:rsidRDefault="0025044C" w:rsidP="005C261A">
      <w:pPr>
        <w:ind w:firstLine="720"/>
        <w:rPr>
          <w:rFonts w:ascii="Times" w:hAnsi="Times"/>
        </w:rPr>
      </w:pPr>
      <w:r w:rsidRPr="00C21DA1">
        <w:t xml:space="preserve">It is important to remember that 'effective design' is a relative term, and what constitutes a good design for one organization, may not be good for another. The target audience of this </w:t>
      </w:r>
      <w:r w:rsidR="00AA1835">
        <w:t xml:space="preserve">website is aimed at </w:t>
      </w:r>
      <w:r w:rsidR="00DA7AF6">
        <w:t>the various groups of AAFS members, nonmembers, volunteers, donors and their families.</w:t>
      </w:r>
      <w:r w:rsidRPr="00C21DA1">
        <w:t xml:space="preserve"> User-Centered Design (UCD) is one of the most common methods used to ensure usability whilst addressing the needs of the users by determining what functionality the user wants and how it will be used (</w:t>
      </w:r>
      <w:r w:rsidRPr="0053687E">
        <w:t>Lynch &amp; Horton, 2014</w:t>
      </w:r>
      <w:r w:rsidRPr="00C21DA1">
        <w:t>). As our primary research was not targeted specifically at those with Autism, our secondary research was used to connect our primary r</w:t>
      </w:r>
      <w:r w:rsidR="00AA1835">
        <w:t>esea</w:t>
      </w:r>
      <w:r w:rsidR="009F691E">
        <w:t>rch on aspects of design to increase usability for</w:t>
      </w:r>
      <w:r w:rsidR="00AA1835">
        <w:t xml:space="preserve"> </w:t>
      </w:r>
      <w:r w:rsidR="009F691E">
        <w:t>all visitors of the AAFS website.</w:t>
      </w:r>
      <w:r w:rsidR="00D24BEC">
        <w:t xml:space="preserve">  Wild Apricot then plays a large </w:t>
      </w:r>
      <w:r w:rsidR="00D24BEC" w:rsidRPr="00E36AB9">
        <w:rPr>
          <w:highlight w:val="yellow"/>
        </w:rPr>
        <w:t>roll</w:t>
      </w:r>
      <w:r w:rsidR="00D24BEC">
        <w:t xml:space="preserve"> in </w:t>
      </w:r>
      <w:r w:rsidR="00D24BEC">
        <w:lastRenderedPageBreak/>
        <w:t xml:space="preserve">AAFS’s design as their offered templates are the basis for what the website will look like, and depending on functionality, what can be done about it. </w:t>
      </w:r>
    </w:p>
    <w:p w14:paraId="5064DABF" w14:textId="77777777" w:rsidR="0087419E" w:rsidRDefault="0087419E" w:rsidP="005C261A">
      <w:pPr>
        <w:ind w:firstLine="720"/>
      </w:pPr>
    </w:p>
    <w:p w14:paraId="5CD30E16" w14:textId="4DC18654" w:rsidR="0025044C" w:rsidRDefault="0025044C" w:rsidP="005C261A">
      <w:pPr>
        <w:ind w:firstLine="720"/>
      </w:pPr>
      <w:r w:rsidRPr="00C21DA1">
        <w:t xml:space="preserve">From </w:t>
      </w:r>
      <w:r w:rsidR="009E41FC">
        <w:t>the usability survey</w:t>
      </w:r>
      <w:r w:rsidRPr="00C21DA1">
        <w:t xml:space="preserve">, nine survey questions were chosen to evaluate the design of the AAFS website. </w:t>
      </w:r>
      <w:r w:rsidR="009E41FC">
        <w:t>P</w:t>
      </w:r>
      <w:r w:rsidRPr="00C21DA1">
        <w:t>articipants</w:t>
      </w:r>
      <w:r w:rsidR="009E41FC">
        <w:t>’ responses</w:t>
      </w:r>
      <w:r w:rsidRPr="00C21DA1">
        <w:t xml:space="preserve"> highlighted the need for a better design as most areas received a poor rating. The key areas of concern were found to be the site's </w:t>
      </w:r>
      <w:proofErr w:type="spellStart"/>
      <w:r w:rsidRPr="00C21DA1">
        <w:t>colour</w:t>
      </w:r>
      <w:proofErr w:type="spellEnd"/>
      <w:r w:rsidRPr="00C21DA1">
        <w:t xml:space="preserve"> scheme, the graphics, </w:t>
      </w:r>
      <w:r w:rsidR="009D26ED">
        <w:t xml:space="preserve">layout and typography. </w:t>
      </w:r>
    </w:p>
    <w:p w14:paraId="25E2521C" w14:textId="77777777" w:rsidR="00111490" w:rsidRPr="00C21DA1" w:rsidRDefault="00111490" w:rsidP="0025044C">
      <w:pPr>
        <w:rPr>
          <w:rFonts w:ascii="Times" w:hAnsi="Times"/>
        </w:rPr>
      </w:pPr>
    </w:p>
    <w:p w14:paraId="27D04007" w14:textId="77777777" w:rsidR="0025044C" w:rsidRPr="002B313D" w:rsidRDefault="0025044C" w:rsidP="0025044C">
      <w:pPr>
        <w:pStyle w:val="Heading3"/>
        <w:rPr>
          <w:rFonts w:ascii="Times" w:hAnsi="Times"/>
        </w:rPr>
      </w:pPr>
      <w:bookmarkStart w:id="82" w:name="_Toc280336094"/>
      <w:r>
        <w:t>COLOUR SCHEME</w:t>
      </w:r>
      <w:bookmarkEnd w:id="82"/>
    </w:p>
    <w:p w14:paraId="4828AB86" w14:textId="77777777" w:rsidR="0087419E" w:rsidRDefault="0087419E" w:rsidP="005C261A">
      <w:pPr>
        <w:ind w:firstLine="720"/>
      </w:pPr>
    </w:p>
    <w:p w14:paraId="7B3524CE" w14:textId="09C8931F" w:rsidR="0025044C" w:rsidRDefault="0025044C" w:rsidP="005C261A">
      <w:pPr>
        <w:ind w:firstLine="720"/>
      </w:pPr>
      <w:r w:rsidRPr="00C21DA1">
        <w:t xml:space="preserve">Question 3.2 from our survey was designed to assess the visual appeal of the current </w:t>
      </w:r>
      <w:proofErr w:type="spellStart"/>
      <w:r w:rsidRPr="00C21DA1">
        <w:t>colour</w:t>
      </w:r>
      <w:proofErr w:type="spellEnd"/>
      <w:r w:rsidRPr="00C21DA1">
        <w:t xml:space="preserve"> scheme of the AAFS website. This question received a rating of 37.5% making it one of the lowest ratings in o</w:t>
      </w:r>
      <w:r w:rsidR="00E770D0">
        <w:t>ur survey. According to Morton</w:t>
      </w:r>
      <w:r w:rsidR="0080058A">
        <w:t xml:space="preserve"> (2014)</w:t>
      </w:r>
      <w:r w:rsidRPr="00C21DA1">
        <w:t xml:space="preserve">, </w:t>
      </w:r>
      <w:r w:rsidR="001C33AD">
        <w:t xml:space="preserve">people make </w:t>
      </w:r>
      <w:r w:rsidRPr="00C21DA1">
        <w:t xml:space="preserve">subconscious </w:t>
      </w:r>
      <w:r w:rsidR="001C33AD" w:rsidRPr="00C21DA1">
        <w:t>judgments</w:t>
      </w:r>
      <w:r w:rsidRPr="00C21DA1">
        <w:t xml:space="preserve"> of a person, environment, or product within 90 seconds and between 62% and 90% of that is based on </w:t>
      </w:r>
      <w:proofErr w:type="spellStart"/>
      <w:r w:rsidRPr="00C21DA1">
        <w:t>colour</w:t>
      </w:r>
      <w:proofErr w:type="spellEnd"/>
      <w:r w:rsidRPr="00C21DA1">
        <w:t xml:space="preserve"> </w:t>
      </w:r>
      <w:r w:rsidRPr="0053687E">
        <w:t>al</w:t>
      </w:r>
      <w:r w:rsidR="00E770D0">
        <w:t xml:space="preserve">one. </w:t>
      </w:r>
      <w:r w:rsidRPr="00C21DA1">
        <w:t xml:space="preserve">The current </w:t>
      </w:r>
      <w:proofErr w:type="spellStart"/>
      <w:r w:rsidRPr="00C21DA1">
        <w:t>colour</w:t>
      </w:r>
      <w:proofErr w:type="spellEnd"/>
      <w:r w:rsidRPr="00C21DA1">
        <w:t xml:space="preserve"> scheme of the website is inconsistent across different pages making the website appear unprofessional and haphazard. Additionally, too many </w:t>
      </w:r>
      <w:proofErr w:type="spellStart"/>
      <w:r w:rsidRPr="00C21DA1">
        <w:t>colours</w:t>
      </w:r>
      <w:proofErr w:type="spellEnd"/>
      <w:r w:rsidRPr="00C21DA1">
        <w:t xml:space="preserve"> are used within singular pages making it hard to quickly scan for pertinent and important information. </w:t>
      </w:r>
      <w:commentRangeStart w:id="83"/>
      <w:r w:rsidRPr="00C21DA1">
        <w:t xml:space="preserve">Considering the target audience, care should be taken when deciding a new </w:t>
      </w:r>
      <w:proofErr w:type="spellStart"/>
      <w:r w:rsidRPr="00C21DA1">
        <w:t>colour</w:t>
      </w:r>
      <w:proofErr w:type="spellEnd"/>
      <w:r w:rsidRPr="00C21DA1">
        <w:t xml:space="preserve"> scheme as </w:t>
      </w:r>
      <w:r w:rsidR="0080058A">
        <w:t xml:space="preserve">certain cases of ASD need </w:t>
      </w:r>
      <w:r w:rsidRPr="00C21DA1">
        <w:t xml:space="preserve">'low arousal' environments as they tend to have heightened sensory awareness </w:t>
      </w:r>
      <w:r w:rsidRPr="0053687E">
        <w:t>(The National Autistic Society (UK), 2014).</w:t>
      </w:r>
      <w:r w:rsidRPr="00C21DA1">
        <w:t xml:space="preserve"> With this in mind, it is still possible to design a better </w:t>
      </w:r>
      <w:proofErr w:type="spellStart"/>
      <w:r w:rsidRPr="00C21DA1">
        <w:t>colour</w:t>
      </w:r>
      <w:proofErr w:type="spellEnd"/>
      <w:r w:rsidRPr="00C21DA1">
        <w:t xml:space="preserve"> </w:t>
      </w:r>
      <w:r w:rsidR="0080058A" w:rsidRPr="00C21DA1">
        <w:t>scheme that</w:t>
      </w:r>
      <w:r w:rsidRPr="00C21DA1">
        <w:t xml:space="preserve"> will enhance the attractiveness of the site whilst still providing a comfortable environment for its users.</w:t>
      </w:r>
      <w:commentRangeEnd w:id="83"/>
      <w:r w:rsidR="00E36AB9">
        <w:rPr>
          <w:rStyle w:val="CommentReference"/>
        </w:rPr>
        <w:commentReference w:id="83"/>
      </w:r>
    </w:p>
    <w:p w14:paraId="7674D3C3" w14:textId="77777777" w:rsidR="00111490" w:rsidRPr="004D1364" w:rsidRDefault="00111490" w:rsidP="0025044C">
      <w:pPr>
        <w:rPr>
          <w:rFonts w:ascii="Times" w:hAnsi="Times"/>
        </w:rPr>
      </w:pPr>
    </w:p>
    <w:p w14:paraId="40D1F1FD" w14:textId="77777777" w:rsidR="0025044C" w:rsidRPr="004D1364" w:rsidRDefault="0025044C" w:rsidP="0025044C">
      <w:pPr>
        <w:pStyle w:val="Heading3"/>
        <w:rPr>
          <w:rFonts w:ascii="Times" w:hAnsi="Times"/>
        </w:rPr>
      </w:pPr>
      <w:bookmarkStart w:id="84" w:name="_Toc280336095"/>
      <w:r>
        <w:t>GRAPHICS</w:t>
      </w:r>
      <w:bookmarkEnd w:id="84"/>
    </w:p>
    <w:p w14:paraId="5B492139" w14:textId="77777777" w:rsidR="0087419E" w:rsidRDefault="0087419E" w:rsidP="005C261A">
      <w:pPr>
        <w:ind w:firstLine="720"/>
      </w:pPr>
    </w:p>
    <w:p w14:paraId="39B9D721" w14:textId="4CB32422" w:rsidR="0025044C" w:rsidRDefault="0025044C" w:rsidP="009D0812">
      <w:pPr>
        <w:ind w:firstLine="720"/>
      </w:pPr>
      <w:r w:rsidRPr="00C21DA1">
        <w:t xml:space="preserve">Questions 3.5 and 3.6 of our survey questioned the participants on their opinion of the site's graphics in terms of their visual appeal and whether or not the graphics helped enhance the information provided. </w:t>
      </w:r>
      <w:r w:rsidR="009D0812">
        <w:t xml:space="preserve">The average approval of </w:t>
      </w:r>
      <w:r w:rsidR="009E41FC">
        <w:t>37.5% and 33.9% indicates a correlation</w:t>
      </w:r>
      <w:r w:rsidR="009D0812">
        <w:t xml:space="preserve"> between the two, and also</w:t>
      </w:r>
      <w:r w:rsidR="009E41FC">
        <w:t xml:space="preserve"> </w:t>
      </w:r>
      <w:r w:rsidR="009D0812">
        <w:t>makes</w:t>
      </w:r>
      <w:r w:rsidRPr="00C21DA1">
        <w:t xml:space="preserve"> it the category with the lowest combined ratings next to the overall visual appeal of the site.</w:t>
      </w:r>
      <w:r w:rsidR="009F203A">
        <w:t xml:space="preserve"> As an example of impractical graphics, the </w:t>
      </w:r>
      <w:r w:rsidR="009D0812">
        <w:t xml:space="preserve">current </w:t>
      </w:r>
      <w:r w:rsidR="009F203A">
        <w:t xml:space="preserve">header graphic, as seen </w:t>
      </w:r>
      <w:r w:rsidR="009F203A" w:rsidRPr="00F32F5C">
        <w:t xml:space="preserve">in </w:t>
      </w:r>
      <w:r w:rsidR="006B2031" w:rsidRPr="00F32F5C">
        <w:t xml:space="preserve">Figure </w:t>
      </w:r>
      <w:r w:rsidR="009D0812">
        <w:t xml:space="preserve">8 </w:t>
      </w:r>
      <w:r w:rsidR="005B60E8">
        <w:t xml:space="preserve">provides two graphics, and a WordArt version of </w:t>
      </w:r>
      <w:r w:rsidR="009D0812">
        <w:t>AAFS</w:t>
      </w:r>
      <w:r w:rsidR="006B2031">
        <w:t>’s</w:t>
      </w:r>
      <w:r w:rsidR="009D0812">
        <w:t xml:space="preserve"> full</w:t>
      </w:r>
      <w:r w:rsidR="000D2A84">
        <w:t xml:space="preserve"> name</w:t>
      </w:r>
      <w:r w:rsidR="009D0812">
        <w:t xml:space="preserve"> overlapping the other graphics title</w:t>
      </w:r>
      <w:r w:rsidR="000D2A84">
        <w:t xml:space="preserve">. </w:t>
      </w:r>
      <w:r w:rsidRPr="00C21DA1">
        <w:t xml:space="preserve">According </w:t>
      </w:r>
      <w:r w:rsidRPr="0053687E">
        <w:t>to Lynch and Horton (2014),</w:t>
      </w:r>
      <w:r w:rsidRPr="00C21DA1">
        <w:t xml:space="preserve"> “the header graphics and text are probably the most important elements in making a collection of web pages feel like an identifiable “site” rather than a random assemblage of files.”</w:t>
      </w:r>
      <w:r w:rsidR="009D0812">
        <w:t xml:space="preserve"> Other aspects of professional graphics is making sure social media links in pictures are linked to the site, as the second Facebook icon on the right hand side of their header is not a link. </w:t>
      </w:r>
      <w:r w:rsidRPr="00C21DA1">
        <w:t>Through the use of more consistent graphics and an improved header image, the AAFS can improve its aesthetic design.</w:t>
      </w:r>
      <w:r w:rsidR="009D0812">
        <w:t xml:space="preserve">  </w:t>
      </w:r>
    </w:p>
    <w:p w14:paraId="1483919D" w14:textId="77777777" w:rsidR="00C25EF0" w:rsidRDefault="00C25EF0" w:rsidP="00C25EF0">
      <w:pPr>
        <w:keepNext/>
      </w:pPr>
      <w:r>
        <w:rPr>
          <w:rFonts w:ascii="Times" w:hAnsi="Times"/>
          <w:noProof/>
        </w:rPr>
        <w:lastRenderedPageBreak/>
        <w:drawing>
          <wp:inline distT="0" distB="0" distL="0" distR="0" wp14:anchorId="74532062" wp14:editId="13D6D565">
            <wp:extent cx="5486400" cy="1870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23 at 3.09.59 PM.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1870075"/>
                    </a:xfrm>
                    <a:prstGeom prst="rect">
                      <a:avLst/>
                    </a:prstGeom>
                  </pic:spPr>
                </pic:pic>
              </a:graphicData>
            </a:graphic>
          </wp:inline>
        </w:drawing>
      </w:r>
    </w:p>
    <w:p w14:paraId="65304F76" w14:textId="0BB2A164" w:rsidR="00C25EF0" w:rsidRPr="002B313D" w:rsidRDefault="00C25EF0" w:rsidP="00C25EF0">
      <w:pPr>
        <w:pStyle w:val="Caption"/>
        <w:jc w:val="right"/>
        <w:rPr>
          <w:rFonts w:ascii="Times" w:hAnsi="Times"/>
        </w:rPr>
      </w:pPr>
      <w:bookmarkStart w:id="85" w:name="_Toc280344401"/>
      <w:r>
        <w:t xml:space="preserve">Figure </w:t>
      </w:r>
      <w:fldSimple w:instr=" SEQ Figure \* ARABIC ">
        <w:r w:rsidR="00B54C61">
          <w:rPr>
            <w:noProof/>
          </w:rPr>
          <w:t>2</w:t>
        </w:r>
      </w:fldSimple>
      <w:r>
        <w:t>: AAFS CURRENT HEADER, COURTESY OF AAFSCALGARY.COM</w:t>
      </w:r>
      <w:bookmarkEnd w:id="85"/>
    </w:p>
    <w:p w14:paraId="33C53991" w14:textId="77777777" w:rsidR="00C25EF0" w:rsidRDefault="00C25EF0" w:rsidP="00C25EF0">
      <w:pPr>
        <w:pStyle w:val="Caption"/>
      </w:pPr>
    </w:p>
    <w:p w14:paraId="297ED1D9" w14:textId="77777777" w:rsidR="0025044C" w:rsidRPr="002B313D" w:rsidRDefault="0025044C" w:rsidP="0025044C">
      <w:pPr>
        <w:pStyle w:val="Heading3"/>
        <w:rPr>
          <w:rFonts w:ascii="Times" w:hAnsi="Times"/>
        </w:rPr>
      </w:pPr>
      <w:bookmarkStart w:id="86" w:name="_Toc280336096"/>
      <w:r>
        <w:t>LAYOUT</w:t>
      </w:r>
      <w:bookmarkEnd w:id="86"/>
    </w:p>
    <w:p w14:paraId="014548E7" w14:textId="701C7ED7" w:rsidR="0025044C" w:rsidRDefault="0025044C" w:rsidP="005C261A">
      <w:pPr>
        <w:ind w:firstLine="720"/>
        <w:rPr>
          <w:szCs w:val="22"/>
        </w:rPr>
      </w:pPr>
      <w:r w:rsidRPr="00FF162A">
        <w:rPr>
          <w:szCs w:val="22"/>
        </w:rPr>
        <w:t xml:space="preserve">Three questions from our survey, 2.2, 2.9 and 4, asked participants to rate the website's organizational layout in terms of user friendliness and </w:t>
      </w:r>
      <w:commentRangeStart w:id="87"/>
      <w:r w:rsidRPr="00FF162A">
        <w:rPr>
          <w:szCs w:val="22"/>
        </w:rPr>
        <w:t>organizational content</w:t>
      </w:r>
      <w:commentRangeEnd w:id="87"/>
      <w:r w:rsidR="00E36AB9">
        <w:rPr>
          <w:rStyle w:val="CommentReference"/>
        </w:rPr>
        <w:commentReference w:id="87"/>
      </w:r>
      <w:r w:rsidRPr="00FF162A">
        <w:rPr>
          <w:szCs w:val="22"/>
        </w:rPr>
        <w:t xml:space="preserve">. The responses were respectively, 53.6%, 50% and 50%, making the results relatively inconclusive. Despite the lack of consensus, these values suggest that there is room for improvement to help ensure greater usability. A consistent design is a must for effective usability, and all pages should maintain a similar layout so as to be easily digested (Martin, 2014). The current layout is not consistent across the website. Certain pages have multiple columns, others are just a collection of paragraphs, and others are justified to the left. These variations can make it hard to quickly skim through the presented content and may lead users to skip important information. </w:t>
      </w:r>
      <w:commentRangeStart w:id="88"/>
      <w:r w:rsidRPr="00FF162A">
        <w:rPr>
          <w:szCs w:val="22"/>
        </w:rPr>
        <w:t>Persons with Asperger's tend to prefer symmetry, and thus</w:t>
      </w:r>
      <w:r w:rsidRPr="00FF162A">
        <w:rPr>
          <w:rFonts w:cs="Times New Roman"/>
          <w:color w:val="000000"/>
          <w:szCs w:val="22"/>
        </w:rPr>
        <w:t xml:space="preserve"> the final layout design should also keep this in </w:t>
      </w:r>
      <w:r w:rsidRPr="00FF162A">
        <w:rPr>
          <w:szCs w:val="22"/>
        </w:rPr>
        <w:t>mind (Attwood, 2006).</w:t>
      </w:r>
      <w:r w:rsidR="009D0812">
        <w:rPr>
          <w:szCs w:val="22"/>
        </w:rPr>
        <w:t xml:space="preserve"> </w:t>
      </w:r>
      <w:commentRangeEnd w:id="88"/>
      <w:r w:rsidR="00E36AB9">
        <w:rPr>
          <w:rStyle w:val="CommentReference"/>
        </w:rPr>
        <w:commentReference w:id="88"/>
      </w:r>
    </w:p>
    <w:p w14:paraId="1ADBDEF3" w14:textId="77777777" w:rsidR="008C132F" w:rsidRPr="00FF162A" w:rsidRDefault="008C132F" w:rsidP="0025044C">
      <w:pPr>
        <w:rPr>
          <w:rFonts w:cs="Times New Roman"/>
          <w:szCs w:val="22"/>
        </w:rPr>
      </w:pPr>
    </w:p>
    <w:p w14:paraId="5A0A7BF1" w14:textId="77777777" w:rsidR="0025044C" w:rsidRPr="002B313D" w:rsidRDefault="0025044C" w:rsidP="0025044C">
      <w:pPr>
        <w:pStyle w:val="Heading3"/>
        <w:rPr>
          <w:rFonts w:ascii="Times" w:hAnsi="Times"/>
        </w:rPr>
      </w:pPr>
      <w:bookmarkStart w:id="89" w:name="_Toc280336097"/>
      <w:r>
        <w:t>TYPOGRAPHY</w:t>
      </w:r>
      <w:bookmarkEnd w:id="89"/>
    </w:p>
    <w:p w14:paraId="173FF293" w14:textId="6B8B3BB4" w:rsidR="00E5425C" w:rsidRDefault="0025044C" w:rsidP="005C261A">
      <w:pPr>
        <w:ind w:firstLine="720"/>
      </w:pPr>
      <w:r w:rsidRPr="00C21DA1">
        <w:t xml:space="preserve">Two questions from the survey, 3.4 and 3.5, focused on the typography of the site as it pertained to font face and size. The ratings were generally positive with a rating of 51.8% and 53.6%, respectively. This suggests that the current font while </w:t>
      </w:r>
      <w:proofErr w:type="gramStart"/>
      <w:r w:rsidRPr="00C21DA1">
        <w:t>adequate,</w:t>
      </w:r>
      <w:proofErr w:type="gramEnd"/>
      <w:r w:rsidRPr="00C21DA1">
        <w:t xml:space="preserve"> could be improved for higher user satisfaction. Font consistency should also be adhered to, ensuring that readability remains similar across all pages of the site. Excluding headings and titles, the font size should be kept consistent which is not the case with the current website. Finally, the font should be chosen so it is appealing to users with an</w:t>
      </w:r>
      <w:r w:rsidR="003A42DE">
        <w:t>d without Autism and Asperger’s. G</w:t>
      </w:r>
      <w:r w:rsidRPr="00C21DA1">
        <w:t xml:space="preserve">enerally a non-serif font is an appropriate </w:t>
      </w:r>
      <w:r w:rsidRPr="0053687E">
        <w:t>choice</w:t>
      </w:r>
      <w:r w:rsidR="003A42DE">
        <w:t>, as there are cases of ASD such as dyslexia that can cause those affected to have difficulty reading serif fonts</w:t>
      </w:r>
      <w:r w:rsidRPr="0053687E">
        <w:t xml:space="preserve"> (The National Autistic Society (UK), </w:t>
      </w:r>
      <w:commentRangeStart w:id="90"/>
      <w:r w:rsidRPr="0053687E">
        <w:t>2014).</w:t>
      </w:r>
      <w:r w:rsidR="003A42DE">
        <w:t xml:space="preserve">  </w:t>
      </w:r>
      <w:commentRangeEnd w:id="90"/>
      <w:r w:rsidR="00E36AB9">
        <w:rPr>
          <w:rStyle w:val="CommentReference"/>
        </w:rPr>
        <w:commentReference w:id="90"/>
      </w:r>
    </w:p>
    <w:p w14:paraId="0004DC7C" w14:textId="77777777" w:rsidR="008C132F" w:rsidRDefault="008C132F" w:rsidP="005419D7"/>
    <w:p w14:paraId="5D43B6B7" w14:textId="466112CF" w:rsidR="00214853" w:rsidRPr="005157C4" w:rsidRDefault="00AB5FD5" w:rsidP="005157C4">
      <w:pPr>
        <w:pStyle w:val="Title"/>
        <w:rPr>
          <w:rFonts w:ascii="Times" w:hAnsi="Times"/>
          <w:sz w:val="20"/>
        </w:rPr>
      </w:pPr>
      <w:r w:rsidRPr="00214853">
        <w:t>CONCLUSIONS</w:t>
      </w:r>
    </w:p>
    <w:p w14:paraId="66A2DC55" w14:textId="25E73355" w:rsidR="00621475" w:rsidRDefault="00214853" w:rsidP="005C261A">
      <w:pPr>
        <w:ind w:firstLine="720"/>
      </w:pPr>
      <w:commentRangeStart w:id="91"/>
      <w:r w:rsidRPr="00214853">
        <w:t>The Autism Asperger’s Friendship Society of Calgary provides a safe and inclusive environment for individuals and their families to seek guidance and understanding. It helps promote healthy relationships in persons who may otherwise have trouble interacting with the ge</w:t>
      </w:r>
      <w:r w:rsidR="000F0BE6">
        <w:t xml:space="preserve">neral public. The AAFS website </w:t>
      </w:r>
      <w:r w:rsidRPr="00214853">
        <w:t xml:space="preserve">also serves as an information hub which provides details regarding various programs and </w:t>
      </w:r>
      <w:r w:rsidR="00F13E55">
        <w:t xml:space="preserve">support networks for </w:t>
      </w:r>
      <w:r w:rsidR="003A42DE">
        <w:t>their members.</w:t>
      </w:r>
      <w:r w:rsidRPr="00214853">
        <w:t xml:space="preserve"> </w:t>
      </w:r>
    </w:p>
    <w:p w14:paraId="14197D7A" w14:textId="0106FE11" w:rsidR="00454AE2" w:rsidRPr="00BB55A2" w:rsidRDefault="00214853" w:rsidP="00BB55A2">
      <w:pPr>
        <w:ind w:firstLine="720"/>
        <w:rPr>
          <w:rFonts w:ascii="Times" w:hAnsi="Times"/>
          <w:sz w:val="20"/>
        </w:rPr>
      </w:pPr>
      <w:r w:rsidRPr="00214853">
        <w:t xml:space="preserve">In order to provide adequate recommendations, an anonymous survey was conducted to measure usability. The survey was designed to look at usability from four </w:t>
      </w:r>
      <w:r w:rsidRPr="00214853">
        <w:lastRenderedPageBreak/>
        <w:t xml:space="preserve">major criteria, namely: </w:t>
      </w:r>
      <w:r w:rsidR="00E5425C">
        <w:t>credibility, accessibility, navigation, and design.</w:t>
      </w:r>
      <w:r w:rsidR="00621475">
        <w:rPr>
          <w:rFonts w:ascii="Times" w:hAnsi="Times"/>
          <w:sz w:val="20"/>
        </w:rPr>
        <w:t xml:space="preserve"> </w:t>
      </w:r>
      <w:r w:rsidR="00A1095D">
        <w:t xml:space="preserve">This preliminary usability test was able to perceive what we hope is a comprehensive evaluation of surface inefficiencies of the AAFS website as process or systems evaluation parameters were limited from the survey. </w:t>
      </w:r>
      <w:r w:rsidRPr="00214853">
        <w:t xml:space="preserve">Survey participants answered questions relating to these four criteria to help identify </w:t>
      </w:r>
      <w:r w:rsidR="00A1095D">
        <w:t>surface components of the website</w:t>
      </w:r>
      <w:r w:rsidR="00E5425C" w:rsidRPr="00214853">
        <w:t xml:space="preserve"> that</w:t>
      </w:r>
      <w:r w:rsidRPr="00214853">
        <w:t xml:space="preserve"> could be improved upon. </w:t>
      </w:r>
      <w:r w:rsidR="00E35192">
        <w:t>As the first usability test of AAFS’s website, it will be imp</w:t>
      </w:r>
      <w:r w:rsidR="00BE1C34">
        <w:t>ortant to conduct subsequent tests</w:t>
      </w:r>
      <w:r w:rsidR="00445A4E">
        <w:t xml:space="preserve"> and user surveys</w:t>
      </w:r>
      <w:r w:rsidR="00BE1C34">
        <w:t xml:space="preserve"> to evaluate the effects of each improvement.  </w:t>
      </w:r>
      <w:r w:rsidRPr="00214853">
        <w:t>After review</w:t>
      </w:r>
      <w:r w:rsidR="00862A04">
        <w:t>ing this</w:t>
      </w:r>
      <w:r w:rsidRPr="00214853">
        <w:t xml:space="preserve"> data, </w:t>
      </w:r>
      <w:r w:rsidR="00E5425C">
        <w:t xml:space="preserve">it </w:t>
      </w:r>
      <w:r w:rsidR="00F13E55">
        <w:t>becomes clear that each component</w:t>
      </w:r>
      <w:r w:rsidR="00E5425C">
        <w:t xml:space="preserve"> cannot reach its</w:t>
      </w:r>
      <w:r w:rsidR="00F13E55">
        <w:t xml:space="preserve"> full</w:t>
      </w:r>
      <w:r w:rsidR="00E5425C">
        <w:t xml:space="preserve"> potential </w:t>
      </w:r>
      <w:r w:rsidR="00F13E55">
        <w:t xml:space="preserve">with out taking into account how each </w:t>
      </w:r>
      <w:r w:rsidR="00BE1C34">
        <w:t>criterion</w:t>
      </w:r>
      <w:r w:rsidR="00621475">
        <w:t xml:space="preserve"> interacts </w:t>
      </w:r>
      <w:r w:rsidR="00F13E55">
        <w:t>within AAFScal</w:t>
      </w:r>
      <w:r w:rsidR="00E35192">
        <w:t>gary.com</w:t>
      </w:r>
      <w:r w:rsidR="00F13E55">
        <w:t>. It</w:t>
      </w:r>
      <w:r w:rsidR="00E35192">
        <w:t xml:space="preserve"> is then essential to apply each criteria’s requirements in a cohesive manner</w:t>
      </w:r>
      <w:r w:rsidR="00F13E55">
        <w:t xml:space="preserve"> through</w:t>
      </w:r>
      <w:r w:rsidR="00E5425C">
        <w:t xml:space="preserve"> proper </w:t>
      </w:r>
      <w:r w:rsidR="00F13E55">
        <w:t>visual and</w:t>
      </w:r>
      <w:r w:rsidR="00E5425C">
        <w:t xml:space="preserve"> technical </w:t>
      </w:r>
      <w:r w:rsidR="00F13E55">
        <w:t>knowledge</w:t>
      </w:r>
      <w:r w:rsidR="00DB345A">
        <w:t xml:space="preserve"> to create a high usability </w:t>
      </w:r>
      <w:r w:rsidR="00E35192">
        <w:t>website.</w:t>
      </w:r>
      <w:r w:rsidR="00BE1C34">
        <w:t xml:space="preserve">  </w:t>
      </w:r>
    </w:p>
    <w:commentRangeEnd w:id="91"/>
    <w:p w14:paraId="2A9640C8" w14:textId="77777777" w:rsidR="006B2031" w:rsidRDefault="009005B8" w:rsidP="00BB55A2">
      <w:pPr>
        <w:ind w:firstLine="720"/>
      </w:pPr>
      <w:r>
        <w:rPr>
          <w:rStyle w:val="CommentReference"/>
        </w:rPr>
        <w:commentReference w:id="91"/>
      </w:r>
    </w:p>
    <w:p w14:paraId="6B0ED6E0" w14:textId="4F6EA269" w:rsidR="00454AE2" w:rsidRDefault="008B2E9E" w:rsidP="00BB55A2">
      <w:pPr>
        <w:ind w:firstLine="720"/>
      </w:pPr>
      <w:r>
        <w:t>In summary</w:t>
      </w:r>
      <w:r w:rsidR="00445A4E">
        <w:t xml:space="preserve"> of each </w:t>
      </w:r>
      <w:r w:rsidR="00862A04">
        <w:t>criterion’s</w:t>
      </w:r>
      <w:r w:rsidR="00445A4E">
        <w:t xml:space="preserve"> interaction and its role as it pertains to usability.  The </w:t>
      </w:r>
      <w:r>
        <w:t>credibility of the organization and its website</w:t>
      </w:r>
      <w:r w:rsidR="00DB345A">
        <w:t xml:space="preserve"> pertains to the overall traffic a website will receive and the visitors it retains. Without it, the website</w:t>
      </w:r>
      <w:r>
        <w:t xml:space="preserve"> would</w:t>
      </w:r>
      <w:r w:rsidR="00DB345A">
        <w:t xml:space="preserve"> not</w:t>
      </w:r>
      <w:r>
        <w:t xml:space="preserve"> stand the test of time as visitors would not be inclined to return, donate, or participate in future organization events. </w:t>
      </w:r>
      <w:commentRangeStart w:id="92"/>
      <w:r>
        <w:t>Credibility</w:t>
      </w:r>
      <w:r w:rsidR="00445A4E">
        <w:t xml:space="preserve"> is a relative term and</w:t>
      </w:r>
      <w:r>
        <w:t xml:space="preserve"> can be won and lost in a variety of ways as users make judgments on how a </w:t>
      </w:r>
      <w:r w:rsidR="00445A4E">
        <w:t xml:space="preserve">website </w:t>
      </w:r>
      <w:r w:rsidR="00DB345A">
        <w:t>has chosen</w:t>
      </w:r>
      <w:r w:rsidR="00445A4E">
        <w:t xml:space="preserve"> to present itself.</w:t>
      </w:r>
      <w:r w:rsidR="00862A04">
        <w:t xml:space="preserve"> </w:t>
      </w:r>
      <w:commentRangeEnd w:id="92"/>
      <w:r w:rsidR="009005B8">
        <w:rPr>
          <w:rStyle w:val="CommentReference"/>
        </w:rPr>
        <w:commentReference w:id="92"/>
      </w:r>
      <w:r w:rsidR="00DB345A">
        <w:t xml:space="preserve">A few improvements </w:t>
      </w:r>
      <w:r w:rsidR="00296B81">
        <w:t xml:space="preserve">to the </w:t>
      </w:r>
      <w:r w:rsidR="00DB345A">
        <w:t xml:space="preserve">AAFS </w:t>
      </w:r>
      <w:r w:rsidR="00296B81">
        <w:t>site’s credibility were found to be error correction,</w:t>
      </w:r>
      <w:commentRangeStart w:id="93"/>
      <w:r w:rsidR="00296B81">
        <w:t xml:space="preserve"> organization validation, and promoting their services and expertise</w:t>
      </w:r>
      <w:r w:rsidR="00DB345A">
        <w:t xml:space="preserve"> (effectively)</w:t>
      </w:r>
      <w:r w:rsidR="00296B81">
        <w:t xml:space="preserve">. </w:t>
      </w:r>
      <w:commentRangeEnd w:id="93"/>
      <w:r w:rsidR="009005B8">
        <w:rPr>
          <w:rStyle w:val="CommentReference"/>
        </w:rPr>
        <w:commentReference w:id="93"/>
      </w:r>
      <w:r w:rsidR="00296B81">
        <w:t xml:space="preserve">To </w:t>
      </w:r>
      <w:r w:rsidR="00DB345A">
        <w:t>maximize this improved</w:t>
      </w:r>
      <w:r w:rsidR="00296B81">
        <w:t xml:space="preserve"> credibility, </w:t>
      </w:r>
      <w:r w:rsidR="00296B81" w:rsidRPr="009005B8">
        <w:rPr>
          <w:highlight w:val="yellow"/>
        </w:rPr>
        <w:t>its</w:t>
      </w:r>
      <w:r w:rsidR="00296B81">
        <w:t xml:space="preserve"> important to note that almost a majority of participants gauge credibility by aesthetics (</w:t>
      </w:r>
      <w:proofErr w:type="spellStart"/>
      <w:r w:rsidR="00F32F5C">
        <w:t>Fogg</w:t>
      </w:r>
      <w:proofErr w:type="spellEnd"/>
      <w:r w:rsidR="00F32F5C">
        <w:t>, 2002</w:t>
      </w:r>
      <w:r w:rsidR="00296B81">
        <w:t xml:space="preserve">). </w:t>
      </w:r>
      <w:commentRangeStart w:id="94"/>
      <w:r w:rsidR="00296B81">
        <w:t>The same</w:t>
      </w:r>
      <w:r w:rsidR="009B2979">
        <w:t xml:space="preserve"> </w:t>
      </w:r>
      <w:r w:rsidR="00621475">
        <w:t xml:space="preserve">correlation can be drawn </w:t>
      </w:r>
      <w:r w:rsidR="00296B81">
        <w:t>between design and accessibility or navigation</w:t>
      </w:r>
      <w:r w:rsidR="00621475">
        <w:t xml:space="preserve"> by the usability survey</w:t>
      </w:r>
      <w:r w:rsidR="009B2979">
        <w:t xml:space="preserve"> where</w:t>
      </w:r>
      <w:r w:rsidR="00621475">
        <w:t xml:space="preserve"> </w:t>
      </w:r>
      <w:r w:rsidR="00296B81">
        <w:t xml:space="preserve">without </w:t>
      </w:r>
      <w:r w:rsidR="00AE20C7">
        <w:t>engaging</w:t>
      </w:r>
      <w:r w:rsidR="00296B81">
        <w:t xml:space="preserve"> </w:t>
      </w:r>
      <w:r w:rsidR="00AE20C7">
        <w:t>graphics,</w:t>
      </w:r>
      <w:r w:rsidR="00296B81">
        <w:t xml:space="preserve"> user directing layouts, or consistent and logical layout of webpages</w:t>
      </w:r>
      <w:r w:rsidR="00DB345A">
        <w:t xml:space="preserve"> and navigation bars</w:t>
      </w:r>
      <w:r w:rsidR="00296B81">
        <w:t>, a site can be unrecognizable</w:t>
      </w:r>
      <w:r w:rsidR="00621475">
        <w:t xml:space="preserve"> and inaccessible to information users are looking for</w:t>
      </w:r>
      <w:r w:rsidR="00296B81">
        <w:t xml:space="preserve">. How AAFS </w:t>
      </w:r>
      <w:r w:rsidR="00445A4E">
        <w:t>presents itself is then further defined in the</w:t>
      </w:r>
      <w:r w:rsidR="00621475">
        <w:t xml:space="preserve"> interactions of accessibility and navigation with aesthetic presentation of </w:t>
      </w:r>
      <w:r w:rsidR="00445A4E">
        <w:t>the various components of the website.</w:t>
      </w:r>
      <w:r w:rsidR="00296B81">
        <w:t xml:space="preserve"> </w:t>
      </w:r>
      <w:r w:rsidR="00B507F9">
        <w:t xml:space="preserve">With this idea of </w:t>
      </w:r>
      <w:r w:rsidR="00DB345A">
        <w:t>function as form</w:t>
      </w:r>
      <w:r w:rsidR="00B507F9">
        <w:t>, b</w:t>
      </w:r>
      <w:r w:rsidR="00214853" w:rsidRPr="00214853">
        <w:t>y</w:t>
      </w:r>
      <w:r w:rsidR="009D26ED">
        <w:t xml:space="preserve"> simplifying the header and navigation bar;</w:t>
      </w:r>
      <w:r w:rsidR="00214853" w:rsidRPr="00214853">
        <w:t xml:space="preserve"> maintaining graphic</w:t>
      </w:r>
      <w:r w:rsidR="00D24BEC">
        <w:t xml:space="preserve"> and textual</w:t>
      </w:r>
      <w:r w:rsidR="00BE1C34">
        <w:t xml:space="preserve"> consistency; </w:t>
      </w:r>
      <w:r w:rsidR="00214853" w:rsidRPr="00214853">
        <w:t>incorporat</w:t>
      </w:r>
      <w:r w:rsidR="00BE1C34">
        <w:t xml:space="preserve">ing a simpler </w:t>
      </w:r>
      <w:proofErr w:type="spellStart"/>
      <w:r w:rsidR="00BE1C34">
        <w:t>colour</w:t>
      </w:r>
      <w:proofErr w:type="spellEnd"/>
      <w:r w:rsidR="00BE1C34">
        <w:t xml:space="preserve"> scheme;</w:t>
      </w:r>
      <w:r w:rsidR="00214853" w:rsidRPr="00214853">
        <w:t xml:space="preserve"> and </w:t>
      </w:r>
      <w:r w:rsidR="007124CF">
        <w:t>consolidating redundant pages</w:t>
      </w:r>
      <w:r w:rsidR="00214853" w:rsidRPr="00214853">
        <w:t>, the AAFS website’s usability can be improved.</w:t>
      </w:r>
      <w:commentRangeEnd w:id="94"/>
      <w:r w:rsidR="009005B8">
        <w:rPr>
          <w:rStyle w:val="CommentReference"/>
        </w:rPr>
        <w:commentReference w:id="94"/>
      </w:r>
    </w:p>
    <w:p w14:paraId="613FF68C" w14:textId="77777777" w:rsidR="006B2031" w:rsidRDefault="006B2031" w:rsidP="00BB55A2">
      <w:pPr>
        <w:ind w:firstLine="720"/>
      </w:pPr>
    </w:p>
    <w:p w14:paraId="33563248" w14:textId="15651E26" w:rsidR="00454AE2" w:rsidRDefault="007124CF" w:rsidP="00BB55A2">
      <w:pPr>
        <w:ind w:firstLine="720"/>
      </w:pPr>
      <w:r>
        <w:t>These improvements are a function of Wild Apricot</w:t>
      </w:r>
      <w:r w:rsidR="00454AE2">
        <w:t xml:space="preserve"> and its templates</w:t>
      </w:r>
      <w:r>
        <w:t xml:space="preserve">, and it is </w:t>
      </w:r>
      <w:commentRangeStart w:id="95"/>
      <w:r>
        <w:t xml:space="preserve">important to also distinguish </w:t>
      </w:r>
      <w:commentRangeEnd w:id="95"/>
      <w:r w:rsidR="009005B8">
        <w:rPr>
          <w:rStyle w:val="CommentReference"/>
        </w:rPr>
        <w:commentReference w:id="95"/>
      </w:r>
      <w:r>
        <w:t xml:space="preserve">whether the </w:t>
      </w:r>
      <w:r w:rsidR="00F13E55">
        <w:t xml:space="preserve">deficiencies </w:t>
      </w:r>
      <w:r>
        <w:t xml:space="preserve">present in the AAFS website were </w:t>
      </w:r>
      <w:r w:rsidR="00BE1C34">
        <w:t xml:space="preserve">a product of </w:t>
      </w:r>
      <w:r>
        <w:t xml:space="preserve">the AAFS </w:t>
      </w:r>
      <w:r w:rsidR="00F13E55">
        <w:t>Webmaster</w:t>
      </w:r>
      <w:r>
        <w:t>, or limitations of Wild Apricot as a content management system. In either case it would be beneficial to either train existing staff or hire new staff to maintain both the administrative and content management</w:t>
      </w:r>
      <w:r w:rsidR="00BE1C34">
        <w:t xml:space="preserve"> systems</w:t>
      </w:r>
      <w:r>
        <w:t xml:space="preserve"> that are </w:t>
      </w:r>
      <w:r w:rsidR="00BE1C34">
        <w:t>part of</w:t>
      </w:r>
      <w:r w:rsidR="00454AE2">
        <w:t xml:space="preserve"> </w:t>
      </w:r>
      <w:r>
        <w:t xml:space="preserve">software such as Wild Apricot. The </w:t>
      </w:r>
      <w:r w:rsidR="00BE1C34">
        <w:t>benefits of using content management systems are the simplification and consolidation of operations that are combined within the software. An example being</w:t>
      </w:r>
      <w:r>
        <w:t xml:space="preserve"> that to update the design aspects of their website such as </w:t>
      </w:r>
      <w:proofErr w:type="spellStart"/>
      <w:r>
        <w:t>colour</w:t>
      </w:r>
      <w:proofErr w:type="spellEnd"/>
      <w:r>
        <w:t xml:space="preserve"> scheme, typography, and layout, </w:t>
      </w:r>
      <w:r w:rsidR="00BE1C34">
        <w:t xml:space="preserve">it </w:t>
      </w:r>
      <w:r>
        <w:t xml:space="preserve">can be as simple as selecting a new template. </w:t>
      </w:r>
      <w:r w:rsidR="00BE1C34">
        <w:t xml:space="preserve">The negatives being either the limitations of the software’s utility or a lack of properly trained staff to effectively use the </w:t>
      </w:r>
      <w:r w:rsidR="00D33339">
        <w:t xml:space="preserve">software. Limitations of the software are only resolvable by switching providers, however the latter </w:t>
      </w:r>
      <w:r w:rsidR="00454AE2">
        <w:t xml:space="preserve">can be resolved with the proper hiring or training of </w:t>
      </w:r>
      <w:r w:rsidR="00D33339">
        <w:t xml:space="preserve">consultants or technical </w:t>
      </w:r>
      <w:commentRangeStart w:id="96"/>
      <w:r w:rsidR="00454AE2">
        <w:t>staff</w:t>
      </w:r>
      <w:r w:rsidR="00BE1C34">
        <w:t xml:space="preserve">.  </w:t>
      </w:r>
      <w:commentRangeEnd w:id="96"/>
      <w:r w:rsidR="009005B8">
        <w:rPr>
          <w:rStyle w:val="CommentReference"/>
        </w:rPr>
        <w:commentReference w:id="96"/>
      </w:r>
    </w:p>
    <w:p w14:paraId="6DE2340B" w14:textId="77777777" w:rsidR="006B2031" w:rsidRDefault="006B2031" w:rsidP="006B2031">
      <w:pPr>
        <w:ind w:firstLine="720"/>
      </w:pPr>
    </w:p>
    <w:p w14:paraId="2E633498" w14:textId="52092572" w:rsidR="00D33339" w:rsidRPr="003F303A" w:rsidRDefault="00BE1C34" w:rsidP="003F303A">
      <w:pPr>
        <w:ind w:firstLine="720"/>
        <w:rPr>
          <w:rFonts w:ascii="Times" w:hAnsi="Times"/>
          <w:sz w:val="20"/>
        </w:rPr>
      </w:pPr>
      <w:r>
        <w:t xml:space="preserve">Other potential improvements to usability </w:t>
      </w:r>
      <w:r w:rsidR="00F13E55">
        <w:t>were</w:t>
      </w:r>
      <w:r w:rsidR="008B2E9E">
        <w:t xml:space="preserve"> identified by the usability </w:t>
      </w:r>
      <w:r>
        <w:t>criteria</w:t>
      </w:r>
      <w:r w:rsidR="008B2E9E">
        <w:t>’s</w:t>
      </w:r>
      <w:r>
        <w:t xml:space="preserve"> industry standards. It would be benefici</w:t>
      </w:r>
      <w:r w:rsidR="008B2E9E">
        <w:t xml:space="preserve">al to review and implement W3C’s accessibility guidelines as well as </w:t>
      </w:r>
      <w:proofErr w:type="spellStart"/>
      <w:r w:rsidR="008B2E9E">
        <w:t>Fogg’s</w:t>
      </w:r>
      <w:proofErr w:type="spellEnd"/>
      <w:r w:rsidR="008B2E9E">
        <w:t xml:space="preserve"> credibility guidelines.</w:t>
      </w:r>
      <w:r>
        <w:t xml:space="preserve"> </w:t>
      </w:r>
      <w:r w:rsidR="007124CF">
        <w:t>By accomplishing these two things, they will</w:t>
      </w:r>
      <w:r w:rsidR="008B2E9E">
        <w:t xml:space="preserve"> be able to provide tangible examples of AAFS’s dedication to creating an inclusive and legitimate online community. </w:t>
      </w:r>
      <w:r w:rsidR="00214853" w:rsidRPr="00214853">
        <w:t>Having a recognizable identity</w:t>
      </w:r>
      <w:r w:rsidR="00BF1684">
        <w:t xml:space="preserve"> for AAFS</w:t>
      </w:r>
      <w:r w:rsidR="00214853" w:rsidRPr="00214853">
        <w:t xml:space="preserve"> is important for a </w:t>
      </w:r>
      <w:r w:rsidR="00214853" w:rsidRPr="00214853">
        <w:lastRenderedPageBreak/>
        <w:t xml:space="preserve">website to both expand and retain its influence. Considering the AAFS is a non-profit organization, having a broad influence is ever more important as they depend on receiving charitable donations to help fund their cause. </w:t>
      </w:r>
      <w:r w:rsidR="00F13E55">
        <w:t>By using an effective web campaign they will extend their current circle of influence and be able to provide a much larger amount of service to its community.</w:t>
      </w:r>
      <w:r w:rsidR="006B2031">
        <w:rPr>
          <w:rFonts w:ascii="Times" w:hAnsi="Times"/>
          <w:sz w:val="20"/>
        </w:rPr>
        <w:t xml:space="preserve"> </w:t>
      </w:r>
      <w:r w:rsidR="00214853" w:rsidRPr="00214853">
        <w:t xml:space="preserve">By adapting the website to incorporate the following recommendations in this report, the AAFS will be able to improve its online presence by promoting greater usability for the benefit of both its users as well as its organizational </w:t>
      </w:r>
      <w:commentRangeStart w:id="97"/>
      <w:r w:rsidR="00214853" w:rsidRPr="00214853">
        <w:t>goals.</w:t>
      </w:r>
      <w:commentRangeEnd w:id="97"/>
      <w:r w:rsidR="009005B8">
        <w:rPr>
          <w:rStyle w:val="CommentReference"/>
        </w:rPr>
        <w:commentReference w:id="97"/>
      </w:r>
    </w:p>
    <w:p w14:paraId="5FDEEE6A" w14:textId="0662B6B7" w:rsidR="00214853" w:rsidRPr="005157C4" w:rsidRDefault="00AB5FD5" w:rsidP="00F87B88">
      <w:pPr>
        <w:pStyle w:val="Heading1"/>
      </w:pPr>
      <w:bookmarkStart w:id="98" w:name="_Toc280344441"/>
      <w:r w:rsidRPr="00214853">
        <w:t>RECOMMENDATIONS</w:t>
      </w:r>
      <w:bookmarkEnd w:id="98"/>
      <w:r w:rsidRPr="00214853">
        <w:rPr>
          <w:rFonts w:ascii="Times New Roman" w:hAnsi="Times New Roman" w:cs="Times New Roman"/>
          <w:color w:val="000000"/>
          <w:szCs w:val="36"/>
        </w:rPr>
        <w:tab/>
      </w:r>
      <w:r w:rsidR="00214853" w:rsidRPr="00214853">
        <w:rPr>
          <w:rFonts w:ascii="Times New Roman" w:hAnsi="Times New Roman" w:cs="Times New Roman"/>
          <w:color w:val="000000"/>
          <w:szCs w:val="36"/>
        </w:rPr>
        <w:tab/>
      </w:r>
      <w:r w:rsidR="00214853" w:rsidRPr="00214853">
        <w:rPr>
          <w:rFonts w:ascii="Times New Roman" w:hAnsi="Times New Roman" w:cs="Times New Roman"/>
          <w:color w:val="000000"/>
          <w:szCs w:val="36"/>
        </w:rPr>
        <w:tab/>
      </w:r>
    </w:p>
    <w:p w14:paraId="45844DC6" w14:textId="0934F594" w:rsidR="00664A68" w:rsidRDefault="00D33339" w:rsidP="005C261A">
      <w:pPr>
        <w:ind w:firstLine="720"/>
      </w:pPr>
      <w:r>
        <w:t>This report’s recommendati</w:t>
      </w:r>
      <w:r w:rsidR="00BF31AF">
        <w:t xml:space="preserve">ons have </w:t>
      </w:r>
      <w:commentRangeStart w:id="99"/>
      <w:r w:rsidR="00BF31AF">
        <w:t>been divided</w:t>
      </w:r>
      <w:r w:rsidR="00FD675E">
        <w:t xml:space="preserve"> into </w:t>
      </w:r>
      <w:r w:rsidR="00A947E6">
        <w:t>long-term and short-term recommendations</w:t>
      </w:r>
      <w:r w:rsidR="00DB1CBD">
        <w:t xml:space="preserve"> </w:t>
      </w:r>
      <w:commentRangeEnd w:id="99"/>
      <w:r w:rsidR="009005B8">
        <w:rPr>
          <w:rStyle w:val="CommentReference"/>
        </w:rPr>
        <w:commentReference w:id="99"/>
      </w:r>
      <w:r w:rsidR="00DB1CBD">
        <w:t>that will provide meaningful enhancements to</w:t>
      </w:r>
      <w:r w:rsidR="008C31B9">
        <w:t xml:space="preserve"> </w:t>
      </w:r>
      <w:r w:rsidR="00DB1CBD">
        <w:t>the AAFS website usability</w:t>
      </w:r>
      <w:r w:rsidR="008C31B9">
        <w:t xml:space="preserve">. </w:t>
      </w:r>
      <w:r w:rsidR="00DB1CBD">
        <w:t xml:space="preserve">Short-term recommendations </w:t>
      </w:r>
      <w:r w:rsidR="00FD675E">
        <w:t>are</w:t>
      </w:r>
      <w:r w:rsidR="00DB1CBD">
        <w:t xml:space="preserve"> </w:t>
      </w:r>
      <w:r w:rsidR="00FD675E">
        <w:t>immediately recognizable</w:t>
      </w:r>
      <w:r w:rsidR="009800F8">
        <w:t xml:space="preserve"> and </w:t>
      </w:r>
      <w:r w:rsidR="00DB1CBD">
        <w:t>easily dealt with. They focus on</w:t>
      </w:r>
      <w:r w:rsidR="009800F8">
        <w:t xml:space="preserve"> </w:t>
      </w:r>
      <w:r w:rsidR="00FD675E">
        <w:t>simple addition, chang</w:t>
      </w:r>
      <w:r w:rsidR="009800F8">
        <w:t xml:space="preserve">e or removal of certain content or </w:t>
      </w:r>
      <w:r w:rsidR="00DB1CBD">
        <w:t xml:space="preserve">a particular </w:t>
      </w:r>
      <w:r w:rsidR="009800F8">
        <w:t>st</w:t>
      </w:r>
      <w:r w:rsidR="004829CA">
        <w:t>yle</w:t>
      </w:r>
      <w:r w:rsidR="009955AD">
        <w:t xml:space="preserve">. </w:t>
      </w:r>
      <w:r w:rsidR="00DB1CBD">
        <w:t>Long-term recommendations</w:t>
      </w:r>
      <w:r w:rsidR="009955AD">
        <w:t xml:space="preserve"> </w:t>
      </w:r>
      <w:r w:rsidR="009800F8">
        <w:t xml:space="preserve">cover </w:t>
      </w:r>
      <w:r w:rsidR="00DB1CBD">
        <w:t xml:space="preserve">anything that doesn’t deal directly with content, but may focus instead on AAFS website policies or upkeep. </w:t>
      </w:r>
      <w:r w:rsidR="009955AD">
        <w:t>They have been summarized as follows:</w:t>
      </w:r>
    </w:p>
    <w:p w14:paraId="54D24688" w14:textId="650A4E89" w:rsidR="00664A68" w:rsidRDefault="00397C15" w:rsidP="00581A38">
      <w:pPr>
        <w:ind w:left="1440" w:hanging="1440"/>
      </w:pPr>
      <w:r w:rsidRPr="00855EC1">
        <w:rPr>
          <w:u w:val="single"/>
        </w:rPr>
        <w:t>Short-term</w:t>
      </w:r>
      <w:r w:rsidR="00581A38">
        <w:t xml:space="preserve">: </w:t>
      </w:r>
      <w:r w:rsidR="00581A38">
        <w:tab/>
      </w:r>
      <w:r w:rsidR="00664A68">
        <w:t xml:space="preserve">Review available Wild Apricot templates for the included </w:t>
      </w:r>
      <w:r w:rsidR="00581A38">
        <w:t xml:space="preserve">recommendations below and </w:t>
      </w:r>
      <w:r w:rsidR="00664A68">
        <w:t>select one that AAFS feels best represents them.</w:t>
      </w:r>
      <w:r w:rsidR="002575C1">
        <w:t xml:space="preserve">  </w:t>
      </w:r>
      <w:r>
        <w:t>In choosing a new template</w:t>
      </w:r>
      <w:r w:rsidR="00C361FE">
        <w:t>, AAFS should:</w:t>
      </w:r>
    </w:p>
    <w:p w14:paraId="0DFCD8F8" w14:textId="1251140E" w:rsidR="00664A68" w:rsidRDefault="00664A68" w:rsidP="00664A68">
      <w:pPr>
        <w:pStyle w:val="ListParagraph"/>
        <w:numPr>
          <w:ilvl w:val="1"/>
          <w:numId w:val="19"/>
        </w:numPr>
      </w:pPr>
      <w:r>
        <w:t>Use</w:t>
      </w:r>
      <w:r w:rsidR="00A872D2">
        <w:t xml:space="preserve"> a monochromatic </w:t>
      </w:r>
      <w:r w:rsidR="005D571C">
        <w:t>color</w:t>
      </w:r>
      <w:r w:rsidR="00A872D2">
        <w:t xml:space="preserve"> scheme</w:t>
      </w:r>
      <w:r w:rsidR="00C361FE">
        <w:t>;</w:t>
      </w:r>
    </w:p>
    <w:p w14:paraId="436992FF" w14:textId="4D847B79" w:rsidR="00664A68" w:rsidRDefault="00397C15" w:rsidP="00664A68">
      <w:pPr>
        <w:pStyle w:val="ListParagraph"/>
        <w:numPr>
          <w:ilvl w:val="1"/>
          <w:numId w:val="19"/>
        </w:numPr>
      </w:pPr>
      <w:r>
        <w:t>Incorporate p</w:t>
      </w:r>
      <w:r w:rsidR="00664A68">
        <w:t>rofessional graphics</w:t>
      </w:r>
      <w:r w:rsidR="00C361FE">
        <w:t>;</w:t>
      </w:r>
    </w:p>
    <w:p w14:paraId="55715AAB" w14:textId="69114500" w:rsidR="00664A68" w:rsidRDefault="00664A68" w:rsidP="00664A68">
      <w:pPr>
        <w:pStyle w:val="ListParagraph"/>
        <w:numPr>
          <w:ilvl w:val="1"/>
          <w:numId w:val="19"/>
        </w:numPr>
      </w:pPr>
      <w:r>
        <w:t>Set a standardized webpag</w:t>
      </w:r>
      <w:r w:rsidR="00C361FE">
        <w:t>e for all AAFS’s webpage tiers; and</w:t>
      </w:r>
    </w:p>
    <w:p w14:paraId="75BC7DBF" w14:textId="6A480C6B" w:rsidR="00664A68" w:rsidRDefault="002575C1" w:rsidP="00664A68">
      <w:pPr>
        <w:pStyle w:val="ListParagraph"/>
        <w:numPr>
          <w:ilvl w:val="1"/>
          <w:numId w:val="19"/>
        </w:numPr>
      </w:pPr>
      <w:r>
        <w:t>U</w:t>
      </w:r>
      <w:r w:rsidR="00A872D2">
        <w:t>se</w:t>
      </w:r>
      <w:r>
        <w:t xml:space="preserve"> proper</w:t>
      </w:r>
      <w:r w:rsidR="00A872D2">
        <w:t xml:space="preserve"> </w:t>
      </w:r>
      <w:r w:rsidR="00397C15">
        <w:t>t</w:t>
      </w:r>
      <w:r w:rsidR="00664A68">
        <w:t>ypography</w:t>
      </w:r>
      <w:r w:rsidR="00C361FE">
        <w:t>.</w:t>
      </w:r>
    </w:p>
    <w:p w14:paraId="38179B88" w14:textId="7E077BEB" w:rsidR="00EC3CE6" w:rsidRDefault="00397C15" w:rsidP="00581A38">
      <w:r w:rsidRPr="00855EC1">
        <w:rPr>
          <w:u w:val="single"/>
        </w:rPr>
        <w:t>Long-term</w:t>
      </w:r>
      <w:r w:rsidR="00581A38">
        <w:t>:</w:t>
      </w:r>
      <w:r w:rsidR="00581A38">
        <w:tab/>
      </w:r>
      <w:r w:rsidR="00EC3CE6">
        <w:t>Return the site to a state</w:t>
      </w:r>
      <w:r w:rsidR="002575C1">
        <w:t xml:space="preserve"> of clarity, conciseness, and free</w:t>
      </w:r>
      <w:r w:rsidR="00EC3CE6">
        <w:t xml:space="preserve"> of error.</w:t>
      </w:r>
    </w:p>
    <w:p w14:paraId="36CCF20E" w14:textId="0D27670A" w:rsidR="002E3F00" w:rsidRDefault="002E3F00" w:rsidP="002E3F00">
      <w:pPr>
        <w:pStyle w:val="ListParagraph"/>
        <w:numPr>
          <w:ilvl w:val="0"/>
          <w:numId w:val="20"/>
        </w:numPr>
      </w:pPr>
      <w:commentRangeStart w:id="100"/>
      <w:r>
        <w:t xml:space="preserve">Delegate web administrator duties </w:t>
      </w:r>
    </w:p>
    <w:p w14:paraId="0C4E56C5" w14:textId="12EC6C8C" w:rsidR="00664A68" w:rsidRDefault="00EC3CE6" w:rsidP="002E3F00">
      <w:pPr>
        <w:pStyle w:val="ListParagraph"/>
        <w:numPr>
          <w:ilvl w:val="0"/>
          <w:numId w:val="20"/>
        </w:numPr>
      </w:pPr>
      <w:r>
        <w:t>Consolidate redundant information.</w:t>
      </w:r>
      <w:r w:rsidR="00664A68">
        <w:t xml:space="preserve">                              </w:t>
      </w:r>
    </w:p>
    <w:p w14:paraId="4AF5C197" w14:textId="63991A79" w:rsidR="00EC3CE6" w:rsidRDefault="002E3F00" w:rsidP="002E3F00">
      <w:pPr>
        <w:pStyle w:val="ListParagraph"/>
        <w:numPr>
          <w:ilvl w:val="0"/>
          <w:numId w:val="20"/>
        </w:numPr>
      </w:pPr>
      <w:r>
        <w:t>Prioritize bringin</w:t>
      </w:r>
      <w:r w:rsidR="00397C15">
        <w:t>g site up to industry standards</w:t>
      </w:r>
      <w:r w:rsidR="00EC4FFB">
        <w:t>.</w:t>
      </w:r>
    </w:p>
    <w:p w14:paraId="1CB82A61" w14:textId="59602D39" w:rsidR="009955AD" w:rsidRDefault="009005B8" w:rsidP="008F796A">
      <w:pPr>
        <w:pStyle w:val="Heading2"/>
      </w:pPr>
      <w:bookmarkStart w:id="101" w:name="_Toc280344442"/>
      <w:commentRangeEnd w:id="100"/>
      <w:r>
        <w:rPr>
          <w:rStyle w:val="CommentReference"/>
          <w:smallCaps w:val="0"/>
          <w:spacing w:val="0"/>
        </w:rPr>
        <w:commentReference w:id="100"/>
      </w:r>
      <w:r w:rsidR="00E14D83">
        <w:t xml:space="preserve">SHORT TERM </w:t>
      </w:r>
      <w:r w:rsidR="009955AD">
        <w:t>RECOMMENDATIONS</w:t>
      </w:r>
      <w:bookmarkEnd w:id="101"/>
    </w:p>
    <w:p w14:paraId="34F71FCE" w14:textId="01380777" w:rsidR="004B517F" w:rsidRDefault="00516190" w:rsidP="004B517F">
      <w:pPr>
        <w:ind w:firstLine="720"/>
      </w:pPr>
      <w:r>
        <w:t>The fol</w:t>
      </w:r>
      <w:r w:rsidR="00664A68">
        <w:t>lowing recommendations are</w:t>
      </w:r>
      <w:r>
        <w:t xml:space="preserve"> to be implemented as soon as possible in order to remediate the negative effects that they may have on usability, or any of its criteria mentioned in this report. These recommendations are broken down further to allow AAFS to distinguish what they should be looking for in each </w:t>
      </w:r>
      <w:r w:rsidR="005D571C">
        <w:t xml:space="preserve">successful completion of these </w:t>
      </w:r>
      <w:r w:rsidR="00B308D7">
        <w:t xml:space="preserve">usability tests. </w:t>
      </w:r>
      <w:bookmarkStart w:id="102" w:name="_Toc280336099"/>
      <w:r w:rsidR="00C361FE">
        <w:t>The only short recommendation is to remediate the obvious problems that AAFS members were terrified.</w:t>
      </w:r>
    </w:p>
    <w:bookmarkEnd w:id="102"/>
    <w:p w14:paraId="275C448E" w14:textId="7AF3AA2C" w:rsidR="00214853" w:rsidRPr="000F0BE6" w:rsidRDefault="003F303A" w:rsidP="004A1EE2">
      <w:pPr>
        <w:pStyle w:val="Heading3"/>
        <w:rPr>
          <w:rFonts w:ascii="Times" w:hAnsi="Times"/>
        </w:rPr>
      </w:pPr>
      <w:r>
        <w:t>A</w:t>
      </w:r>
      <w:r w:rsidR="00B308D7">
        <w:t>.</w:t>
      </w:r>
      <w:r>
        <w:t xml:space="preserve"> </w:t>
      </w:r>
      <w:r w:rsidR="000F0BE6" w:rsidRPr="000F0BE6">
        <w:t>Use a monochromatic colour scheme</w:t>
      </w:r>
    </w:p>
    <w:p w14:paraId="19BECE62" w14:textId="29B955DC" w:rsidR="00214853" w:rsidRPr="00214853" w:rsidRDefault="005157C4" w:rsidP="0087419E">
      <w:pPr>
        <w:ind w:left="709" w:firstLine="11"/>
        <w:rPr>
          <w:rFonts w:ascii="Times" w:hAnsi="Times"/>
          <w:sz w:val="20"/>
        </w:rPr>
      </w:pPr>
      <w:r>
        <w:t>Mon</w:t>
      </w:r>
      <w:r w:rsidR="00214853" w:rsidRPr="00214853">
        <w:t xml:space="preserve">ochromatic </w:t>
      </w:r>
      <w:proofErr w:type="spellStart"/>
      <w:r w:rsidR="00214853" w:rsidRPr="00214853">
        <w:t>colour</w:t>
      </w:r>
      <w:proofErr w:type="spellEnd"/>
      <w:r w:rsidR="00214853" w:rsidRPr="00214853">
        <w:t xml:space="preserve"> schemes are visually appealing and simple to implement. The </w:t>
      </w:r>
      <w:proofErr w:type="spellStart"/>
      <w:r w:rsidR="00214853" w:rsidRPr="00214853">
        <w:t>colour</w:t>
      </w:r>
      <w:proofErr w:type="spellEnd"/>
      <w:r w:rsidR="00214853" w:rsidRPr="00214853">
        <w:t xml:space="preserve"> scheme chosen should reflect the organization's identity, and can be an effective way to help ensure the organization is memorable </w:t>
      </w:r>
      <w:r w:rsidR="00214853" w:rsidRPr="002575C1">
        <w:t>(</w:t>
      </w:r>
      <w:proofErr w:type="spellStart"/>
      <w:r w:rsidR="00214853" w:rsidRPr="002575C1">
        <w:t>Fadeyev</w:t>
      </w:r>
      <w:proofErr w:type="spellEnd"/>
      <w:r w:rsidR="00214853" w:rsidRPr="002575C1">
        <w:t>, 2008).</w:t>
      </w:r>
      <w:r w:rsidR="00214853" w:rsidRPr="00214853">
        <w:t xml:space="preserve"> Target </w:t>
      </w:r>
      <w:proofErr w:type="gramStart"/>
      <w:r w:rsidR="00214853" w:rsidRPr="00214853">
        <w:t>audience of the AAFS are</w:t>
      </w:r>
      <w:proofErr w:type="gramEnd"/>
      <w:r w:rsidR="00214853" w:rsidRPr="00214853">
        <w:t xml:space="preserve"> those with Autism or </w:t>
      </w:r>
      <w:r w:rsidR="000F0BE6" w:rsidRPr="00214853">
        <w:t>Asperger’s</w:t>
      </w:r>
      <w:r w:rsidR="00214853" w:rsidRPr="00214853">
        <w:t xml:space="preserve"> and as such, careful consideration should be made when deciding on a </w:t>
      </w:r>
      <w:proofErr w:type="spellStart"/>
      <w:r w:rsidR="00214853" w:rsidRPr="00214853">
        <w:t>colour</w:t>
      </w:r>
      <w:proofErr w:type="spellEnd"/>
      <w:r w:rsidR="00214853" w:rsidRPr="00214853">
        <w:t xml:space="preserve"> scheme. Ensuring a proper contrast is very important as many people with Autism and </w:t>
      </w:r>
      <w:r w:rsidR="000F0BE6" w:rsidRPr="00214853">
        <w:t>Asperger’s</w:t>
      </w:r>
      <w:r w:rsidR="00214853" w:rsidRPr="00214853">
        <w:t xml:space="preserve"> find high-contrast text to be too visually stimulating, and thus a lower contrast </w:t>
      </w:r>
      <w:proofErr w:type="spellStart"/>
      <w:r w:rsidR="00214853" w:rsidRPr="00214853">
        <w:t>colour</w:t>
      </w:r>
      <w:proofErr w:type="spellEnd"/>
      <w:r w:rsidR="00214853" w:rsidRPr="00214853">
        <w:t xml:space="preserve"> scheme should be used. Additionally, many people with Autism and </w:t>
      </w:r>
      <w:r w:rsidR="000F0BE6" w:rsidRPr="00214853">
        <w:t>Asperger’s</w:t>
      </w:r>
      <w:r w:rsidR="00214853" w:rsidRPr="00214853">
        <w:t xml:space="preserve"> have strong associations with certain </w:t>
      </w:r>
      <w:proofErr w:type="spellStart"/>
      <w:r w:rsidR="00214853" w:rsidRPr="00214853">
        <w:t>colours</w:t>
      </w:r>
      <w:proofErr w:type="spellEnd"/>
      <w:r w:rsidR="00214853" w:rsidRPr="00214853">
        <w:t xml:space="preserve">, so choosing an appropriate </w:t>
      </w:r>
      <w:proofErr w:type="spellStart"/>
      <w:r w:rsidR="00214853" w:rsidRPr="00214853">
        <w:t>colour</w:t>
      </w:r>
      <w:proofErr w:type="spellEnd"/>
      <w:r w:rsidR="00214853" w:rsidRPr="00214853">
        <w:t xml:space="preserve"> can be </w:t>
      </w:r>
      <w:r w:rsidR="00214853" w:rsidRPr="002575C1">
        <w:t>difficult (Devine, 2014).</w:t>
      </w:r>
      <w:r w:rsidR="00214853" w:rsidRPr="00214853">
        <w:t xml:space="preserve"> According to Do2Learn, an educational website for those with special needs, green tends to be a </w:t>
      </w:r>
      <w:proofErr w:type="spellStart"/>
      <w:r w:rsidR="00214853" w:rsidRPr="00214853">
        <w:t>colour</w:t>
      </w:r>
      <w:proofErr w:type="spellEnd"/>
      <w:r w:rsidR="00214853" w:rsidRPr="00214853">
        <w:t xml:space="preserve"> associated with positivity and trust whilst </w:t>
      </w:r>
      <w:proofErr w:type="spellStart"/>
      <w:r w:rsidR="00214853" w:rsidRPr="00214853">
        <w:lastRenderedPageBreak/>
        <w:t>colours</w:t>
      </w:r>
      <w:proofErr w:type="spellEnd"/>
      <w:r w:rsidR="00214853" w:rsidRPr="00214853">
        <w:t xml:space="preserve"> such as red and orange tend to be negatively </w:t>
      </w:r>
      <w:r w:rsidR="000F0BE6" w:rsidRPr="002575C1">
        <w:t>associated (</w:t>
      </w:r>
      <w:r w:rsidR="00214853" w:rsidRPr="002575C1">
        <w:t>Do2Learn, 2014).</w:t>
      </w:r>
      <w:r w:rsidR="00214853" w:rsidRPr="00214853">
        <w:t xml:space="preserve"> Implementing a monochromatic green </w:t>
      </w:r>
      <w:proofErr w:type="spellStart"/>
      <w:r w:rsidR="00214853" w:rsidRPr="00214853">
        <w:t>colour</w:t>
      </w:r>
      <w:proofErr w:type="spellEnd"/>
      <w:r w:rsidR="00214853" w:rsidRPr="00214853">
        <w:t xml:space="preserve"> scheme can help promote visual appeal whilst also being associated with positivity.</w:t>
      </w:r>
    </w:p>
    <w:p w14:paraId="17757BB8" w14:textId="73520867" w:rsidR="009800F8" w:rsidRPr="00BB55A2" w:rsidRDefault="003A649F" w:rsidP="00BB55A2">
      <w:pPr>
        <w:jc w:val="center"/>
        <w:rPr>
          <w:rFonts w:ascii="Times" w:eastAsia="Times New Roman" w:hAnsi="Times"/>
          <w:sz w:val="20"/>
        </w:rPr>
      </w:pPr>
      <w:r>
        <w:rPr>
          <w:rFonts w:ascii="Times" w:hAnsi="Times"/>
          <w:noProof/>
          <w:sz w:val="20"/>
        </w:rPr>
        <w:drawing>
          <wp:inline distT="0" distB="0" distL="0" distR="0" wp14:anchorId="3D0DFC5B" wp14:editId="2D193E25">
            <wp:extent cx="3571875" cy="4476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lour.jpg"/>
                    <pic:cNvPicPr/>
                  </pic:nvPicPr>
                  <pic:blipFill>
                    <a:blip r:embed="rId19">
                      <a:extLst>
                        <a:ext uri="{28A0092B-C50C-407E-A947-70E740481C1C}">
                          <a14:useLocalDpi xmlns:a14="http://schemas.microsoft.com/office/drawing/2010/main" val="0"/>
                        </a:ext>
                      </a:extLst>
                    </a:blip>
                    <a:stretch>
                      <a:fillRect/>
                    </a:stretch>
                  </pic:blipFill>
                  <pic:spPr>
                    <a:xfrm>
                      <a:off x="0" y="0"/>
                      <a:ext cx="3571875" cy="447675"/>
                    </a:xfrm>
                    <a:prstGeom prst="rect">
                      <a:avLst/>
                    </a:prstGeom>
                  </pic:spPr>
                </pic:pic>
              </a:graphicData>
            </a:graphic>
          </wp:inline>
        </w:drawing>
      </w:r>
    </w:p>
    <w:p w14:paraId="2B2D1EF1" w14:textId="3D190EA8" w:rsidR="00BB55A2" w:rsidRPr="0087419E" w:rsidRDefault="0087419E" w:rsidP="0087419E">
      <w:pPr>
        <w:pStyle w:val="Caption"/>
        <w:jc w:val="center"/>
        <w:rPr>
          <w:rFonts w:ascii="Times" w:hAnsi="Times"/>
          <w:noProof/>
          <w:sz w:val="20"/>
          <w:szCs w:val="20"/>
        </w:rPr>
      </w:pPr>
      <w:bookmarkStart w:id="103" w:name="_Toc406016968"/>
      <w:bookmarkStart w:id="104" w:name="_Toc280344402"/>
      <w:r>
        <w:t>Figure 9: Example Colour Scheme for AAFS website</w:t>
      </w:r>
      <w:bookmarkEnd w:id="103"/>
      <w:bookmarkEnd w:id="104"/>
    </w:p>
    <w:p w14:paraId="48E0E15F" w14:textId="7DDEEF6A" w:rsidR="00214853" w:rsidRPr="005157C4" w:rsidRDefault="00B308D7" w:rsidP="004A1EE2">
      <w:pPr>
        <w:pStyle w:val="Heading3"/>
        <w:rPr>
          <w:rFonts w:ascii="Times" w:hAnsi="Times"/>
          <w:sz w:val="20"/>
        </w:rPr>
      </w:pPr>
      <w:r>
        <w:t>B.</w:t>
      </w:r>
      <w:r w:rsidR="003F303A">
        <w:t xml:space="preserve"> </w:t>
      </w:r>
      <w:r w:rsidR="000F0BE6" w:rsidRPr="00214853">
        <w:t>Incorporate professional graphics</w:t>
      </w:r>
    </w:p>
    <w:p w14:paraId="6C924704" w14:textId="3A9B86E3" w:rsidR="00327A72" w:rsidRPr="00581A38" w:rsidRDefault="00214853" w:rsidP="0087419E">
      <w:pPr>
        <w:ind w:left="709" w:firstLine="720"/>
      </w:pPr>
      <w:r w:rsidRPr="00214853">
        <w:t xml:space="preserve">Graphics should be visually appealing and used to enhance the content of the website. Any unnecessary graphics should be </w:t>
      </w:r>
      <w:proofErr w:type="gramStart"/>
      <w:r w:rsidRPr="00214853">
        <w:t>removed</w:t>
      </w:r>
      <w:proofErr w:type="gramEnd"/>
      <w:r w:rsidRPr="00214853">
        <w:t xml:space="preserve"> as they can be distracting to users. The graphics should be high quality, and efforts should be made to ensure that images are not jagged, blurry, or mashed together. Transparency should be used when incorporating graphic links so they do not appear pasted on and unprofessional such as with the current social media buttons on the website. Introducing a new header image would greatly improve the appearance of the site and can help to strengthen the identity and professionalism of the organization. Incorporating the donate button into the header will also make it more visible and will associate it with the organization as well making it available on every </w:t>
      </w:r>
      <w:r w:rsidRPr="006B2031">
        <w:t>page (Spivey, 2014). Additionally, the header and logo should be designed with a consistent</w:t>
      </w:r>
      <w:r w:rsidRPr="00214853">
        <w:t xml:space="preserve"> theme to promote the idea of cohesion and brand identity. This theme should also work alongside the rest of the site's </w:t>
      </w:r>
      <w:proofErr w:type="spellStart"/>
      <w:r w:rsidRPr="00214853">
        <w:t>colour</w:t>
      </w:r>
      <w:proofErr w:type="spellEnd"/>
      <w:r w:rsidRPr="00214853">
        <w:t xml:space="preserve"> scheme.</w:t>
      </w:r>
    </w:p>
    <w:p w14:paraId="1408E8AA" w14:textId="1598D6C2" w:rsidR="001B245F" w:rsidRDefault="009800F8" w:rsidP="0087419E">
      <w:pPr>
        <w:jc w:val="center"/>
      </w:pPr>
      <w:r>
        <w:rPr>
          <w:noProof/>
        </w:rPr>
        <w:drawing>
          <wp:inline distT="0" distB="0" distL="0" distR="0" wp14:anchorId="237392F1" wp14:editId="16AE2DE5">
            <wp:extent cx="5146069" cy="1662943"/>
            <wp:effectExtent l="0" t="0" r="1016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eader.jpg"/>
                    <pic:cNvPicPr/>
                  </pic:nvPicPr>
                  <pic:blipFill>
                    <a:blip r:embed="rId20">
                      <a:extLst>
                        <a:ext uri="{28A0092B-C50C-407E-A947-70E740481C1C}">
                          <a14:useLocalDpi xmlns:a14="http://schemas.microsoft.com/office/drawing/2010/main" val="0"/>
                        </a:ext>
                      </a:extLst>
                    </a:blip>
                    <a:stretch>
                      <a:fillRect/>
                    </a:stretch>
                  </pic:blipFill>
                  <pic:spPr>
                    <a:xfrm>
                      <a:off x="0" y="0"/>
                      <a:ext cx="5146069" cy="1662943"/>
                    </a:xfrm>
                    <a:prstGeom prst="rect">
                      <a:avLst/>
                    </a:prstGeom>
                  </pic:spPr>
                </pic:pic>
              </a:graphicData>
            </a:graphic>
          </wp:inline>
        </w:drawing>
      </w:r>
      <w:r w:rsidR="004978A6">
        <w:rPr>
          <w:noProof/>
        </w:rPr>
        <mc:AlternateContent>
          <mc:Choice Requires="wps">
            <w:drawing>
              <wp:inline distT="0" distB="0" distL="0" distR="0" wp14:anchorId="37F0932F" wp14:editId="72428F24">
                <wp:extent cx="5486400" cy="170815"/>
                <wp:effectExtent l="0" t="0" r="0" b="6985"/>
                <wp:docPr id="11" name="Text Box 11"/>
                <wp:cNvGraphicFramePr/>
                <a:graphic xmlns:a="http://schemas.openxmlformats.org/drawingml/2006/main">
                  <a:graphicData uri="http://schemas.microsoft.com/office/word/2010/wordprocessingShape">
                    <wps:wsp>
                      <wps:cNvSpPr txBox="1"/>
                      <wps:spPr>
                        <a:xfrm>
                          <a:off x="0" y="0"/>
                          <a:ext cx="5486400" cy="170815"/>
                        </a:xfrm>
                        <a:prstGeom prst="rect">
                          <a:avLst/>
                        </a:prstGeom>
                        <a:solidFill>
                          <a:prstClr val="white"/>
                        </a:solidFill>
                        <a:ln>
                          <a:noFill/>
                        </a:ln>
                        <a:effectLst/>
                      </wps:spPr>
                      <wps:txbx>
                        <w:txbxContent>
                          <w:p w14:paraId="028A82C1" w14:textId="5A7F5873" w:rsidR="00203827" w:rsidRPr="003A649F" w:rsidRDefault="00203827" w:rsidP="0087419E">
                            <w:pPr>
                              <w:pStyle w:val="Caption"/>
                              <w:jc w:val="center"/>
                              <w:rPr>
                                <w:noProof/>
                              </w:rPr>
                            </w:pPr>
                            <w:bookmarkStart w:id="105" w:name="_Toc406016969"/>
                            <w:r w:rsidRPr="003A649F">
                              <w:rPr>
                                <w:caps w:val="0"/>
                                <w:noProof/>
                                <w:sz w:val="14"/>
                                <w:szCs w:val="14"/>
                              </w:rPr>
                              <w:t>(courtesy of http://wiredimpact.com/blog/designing-nonprofit-website-header/</w:t>
                            </w:r>
                            <w:r w:rsidRPr="003A649F">
                              <w:rPr>
                                <w:noProof/>
                                <w:sz w:val="14"/>
                                <w:szCs w:val="14"/>
                              </w:rPr>
                              <w:t>)</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type id="_x0000_t202" coordsize="21600,21600" o:spt="202" path="m0,0l0,21600,21600,21600,21600,0xe">
                <v:stroke joinstyle="miter"/>
                <v:path gradientshapeok="t" o:connecttype="rect"/>
              </v:shapetype>
              <v:shape id="Text Box 11" o:spid="_x0000_s1026" type="#_x0000_t202" style="width:6in;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" stroked="f">
                <v:textbox style="mso-fit-shape-to-text:t" inset="0,0,0,0">
                  <w:txbxContent>
                    <w:p w14:paraId="028A82C1" w14:textId="5A7F5873" w:rsidR="008C2494" w:rsidRPr="003A649F" w:rsidRDefault="008C2494" w:rsidP="0087419E">
                      <w:pPr>
                        <w:pStyle w:val="Caption"/>
                        <w:jc w:val="center"/>
                        <w:rPr>
                          <w:noProof/>
                        </w:rPr>
                      </w:pPr>
                      <w:bookmarkStart w:id="63" w:name="_Toc406016969"/>
                      <w:r w:rsidRPr="003A649F">
                        <w:rPr>
                          <w:caps w:val="0"/>
                          <w:noProof/>
                          <w:sz w:val="14"/>
                          <w:szCs w:val="14"/>
                        </w:rPr>
                        <w:t>(courtesy of http://wiredimpact.com/blog/designing-nonprofit-website-header/</w:t>
                      </w:r>
                      <w:r w:rsidRPr="003A649F">
                        <w:rPr>
                          <w:noProof/>
                          <w:sz w:val="14"/>
                          <w:szCs w:val="14"/>
                        </w:rPr>
                        <w:t>)</w:t>
                      </w:r>
                      <w:bookmarkEnd w:id="63"/>
                    </w:p>
                  </w:txbxContent>
                </v:textbox>
                <w10:anchorlock/>
              </v:shape>
            </w:pict>
          </mc:Fallback>
        </mc:AlternateContent>
      </w:r>
    </w:p>
    <w:p w14:paraId="62711C73" w14:textId="111033B6" w:rsidR="0087419E" w:rsidRDefault="0087419E" w:rsidP="0087419E">
      <w:pPr>
        <w:pStyle w:val="Caption"/>
        <w:jc w:val="center"/>
      </w:pPr>
      <w:bookmarkStart w:id="106" w:name="_Toc280344403"/>
      <w:r>
        <w:t xml:space="preserve">Figure </w:t>
      </w:r>
      <w:r w:rsidR="008C6ABC">
        <w:t>10</w:t>
      </w:r>
      <w:r>
        <w:t>: Example Header Template</w:t>
      </w:r>
      <w:bookmarkEnd w:id="106"/>
    </w:p>
    <w:p w14:paraId="46FD635B" w14:textId="1CBA3F04" w:rsidR="00214853" w:rsidRPr="005157C4" w:rsidRDefault="00B308D7" w:rsidP="004A1EE2">
      <w:pPr>
        <w:pStyle w:val="Heading3"/>
        <w:rPr>
          <w:rFonts w:ascii="Times" w:hAnsi="Times"/>
          <w:sz w:val="20"/>
        </w:rPr>
      </w:pPr>
      <w:r>
        <w:t>C</w:t>
      </w:r>
      <w:r w:rsidR="003F303A">
        <w:t xml:space="preserve">. </w:t>
      </w:r>
      <w:r w:rsidR="00214853" w:rsidRPr="00214853">
        <w:t>Structure website using consistent layout</w:t>
      </w:r>
    </w:p>
    <w:p w14:paraId="34D27B9A" w14:textId="3576FB77" w:rsidR="001B245F" w:rsidRDefault="00214853" w:rsidP="0087419E">
      <w:pPr>
        <w:ind w:left="709" w:firstLine="11"/>
      </w:pPr>
      <w:r w:rsidRPr="00214853">
        <w:t>The purpose of a</w:t>
      </w:r>
      <w:r w:rsidR="000F0BE6">
        <w:t>n</w:t>
      </w:r>
      <w:r w:rsidRPr="00214853">
        <w:t xml:space="preserve"> organizational layout is to structure and present the content of a website to the user. According to </w:t>
      </w:r>
      <w:r w:rsidRPr="00F32F5C">
        <w:t>Lynch and Horton (2014),</w:t>
      </w:r>
      <w:r w:rsidRPr="00214853">
        <w:t xml:space="preserve"> “for maximum functionality and legibility, your page and site design should be built on a consistent pattern of modular units that all share the same basic layout grids, graphic themes, editorial conventions, and organization hierarchies.” This consistency helps enhance user comprehension and site navigation whilst promoting a strong gestalt. The layout would benefit from symmetry as symmetry is itself a form of consistency, and would also be beneficial for those with Autism or </w:t>
      </w:r>
      <w:r w:rsidR="000F0BE6" w:rsidRPr="00F32F5C">
        <w:t>Asperger’s</w:t>
      </w:r>
      <w:r w:rsidRPr="00F32F5C">
        <w:t xml:space="preserve"> (Attwood, 2006).</w:t>
      </w:r>
      <w:r w:rsidRPr="00214853">
        <w:t xml:space="preserve"> The current layout would not have to change much for it to become more effective. Ensuring that text is formatted in a consistent way across all pages would enhance readability, and ensuring adequate spacing between sections would help separate ideas on the page and make the content easier to digest.</w:t>
      </w:r>
    </w:p>
    <w:p w14:paraId="08120237" w14:textId="77777777" w:rsidR="004A1EE2" w:rsidRDefault="004A1EE2" w:rsidP="003F303A">
      <w:pPr>
        <w:pStyle w:val="Heading4"/>
      </w:pPr>
    </w:p>
    <w:p w14:paraId="5A599A5F" w14:textId="79F9F8E3" w:rsidR="00214853" w:rsidRPr="005157C4" w:rsidRDefault="00B308D7" w:rsidP="003F303A">
      <w:pPr>
        <w:pStyle w:val="Heading4"/>
        <w:rPr>
          <w:rFonts w:ascii="Times" w:hAnsi="Times"/>
          <w:sz w:val="20"/>
        </w:rPr>
      </w:pPr>
      <w:r>
        <w:lastRenderedPageBreak/>
        <w:t>D</w:t>
      </w:r>
      <w:r w:rsidR="003F303A">
        <w:t xml:space="preserve">. </w:t>
      </w:r>
      <w:r w:rsidR="00214853" w:rsidRPr="00214853">
        <w:t>Choose a sans-serif font</w:t>
      </w:r>
    </w:p>
    <w:p w14:paraId="43883AAE" w14:textId="4345F7D5" w:rsidR="00F32F5C" w:rsidRDefault="00214853" w:rsidP="0087419E">
      <w:pPr>
        <w:ind w:left="709" w:firstLine="11"/>
      </w:pPr>
      <w:r w:rsidRPr="00B308D7">
        <w:t xml:space="preserve">Having a good font is very important when designing a website. The font chosen can negatively affect the usability experience if it is difficult to read, or distracting to the eye. In addition to a having a good font, ensuring that the font is consistent throughout the site is also important. Readability should not change from page to page, and emphases such as italics or bold face should only be used to highlight important information and links so they are easily seen. Using a simple sans serif font is an effective choice as it is easy to read on screen (The National Autistic Society (UK), 2014). For this reason, we suggest the use of Verdana for the website's main </w:t>
      </w:r>
      <w:commentRangeStart w:id="107"/>
      <w:r w:rsidRPr="00B308D7">
        <w:t>font.</w:t>
      </w:r>
      <w:commentRangeEnd w:id="107"/>
      <w:r w:rsidR="00936683">
        <w:rPr>
          <w:rStyle w:val="CommentReference"/>
        </w:rPr>
        <w:commentReference w:id="107"/>
      </w:r>
      <w:r w:rsidRPr="00B308D7">
        <w:tab/>
      </w:r>
      <w:r w:rsidRPr="00B308D7">
        <w:tab/>
      </w:r>
      <w:r w:rsidRPr="00B308D7">
        <w:tab/>
      </w:r>
    </w:p>
    <w:p w14:paraId="06F84F96" w14:textId="1C259B8A" w:rsidR="00F2695F" w:rsidRDefault="00E14D83" w:rsidP="00F2695F">
      <w:pPr>
        <w:pStyle w:val="Heading2"/>
      </w:pPr>
      <w:bookmarkStart w:id="108" w:name="_Toc280344443"/>
      <w:r>
        <w:t>LONG TERM RECOMMENDATIONS</w:t>
      </w:r>
      <w:bookmarkEnd w:id="108"/>
    </w:p>
    <w:p w14:paraId="4EF118D8" w14:textId="3C95F3AB" w:rsidR="00F2695F" w:rsidRDefault="00E14D83" w:rsidP="005C261A">
      <w:pPr>
        <w:ind w:firstLine="720"/>
      </w:pPr>
      <w:r>
        <w:t xml:space="preserve">The </w:t>
      </w:r>
      <w:r w:rsidR="003A42DE">
        <w:t>long-term</w:t>
      </w:r>
      <w:r>
        <w:t xml:space="preserve"> </w:t>
      </w:r>
      <w:r w:rsidR="00516190">
        <w:t xml:space="preserve">recommendations focus on the inner workings of AAFS in its regard to the website. These recommendations are not meant to be implemented right away, but are presented for consideration. As time passes the necessity to implement them may become more pertinent and these recommendations should be revisited with each subsequent usability test. </w:t>
      </w:r>
    </w:p>
    <w:p w14:paraId="6CD5E023" w14:textId="77777777" w:rsidR="00516190" w:rsidRDefault="00516190" w:rsidP="00F2695F"/>
    <w:p w14:paraId="6713C54C" w14:textId="4C5FFE33" w:rsidR="000204AA" w:rsidRDefault="003F303A" w:rsidP="00E57F0D">
      <w:pPr>
        <w:pStyle w:val="Heading3"/>
      </w:pPr>
      <w:bookmarkStart w:id="109" w:name="_Toc280336101"/>
      <w:r>
        <w:t xml:space="preserve">A.  </w:t>
      </w:r>
      <w:r w:rsidR="002E3F00">
        <w:t>Delegating Proper Web A</w:t>
      </w:r>
      <w:r w:rsidR="003C077D">
        <w:t>dministrator</w:t>
      </w:r>
      <w:bookmarkEnd w:id="109"/>
      <w:r w:rsidR="003C077D">
        <w:t xml:space="preserve"> </w:t>
      </w:r>
    </w:p>
    <w:p w14:paraId="3A02ABB5" w14:textId="62395575" w:rsidR="00E57F0D" w:rsidRDefault="00E91FEE" w:rsidP="0087419E">
      <w:pPr>
        <w:ind w:left="709"/>
      </w:pPr>
      <w:r>
        <w:t xml:space="preserve">AAFS has relied on Wild Apricot to do a majority of the work. However, during the entire study, and for an unknown period before and after, </w:t>
      </w:r>
      <w:r w:rsidR="00102F02">
        <w:t xml:space="preserve">their contact page has been down. </w:t>
      </w:r>
      <w:commentRangeStart w:id="110"/>
      <w:r w:rsidR="00102F02">
        <w:t xml:space="preserve">Indicating two things. </w:t>
      </w:r>
      <w:commentRangeEnd w:id="110"/>
      <w:r w:rsidR="00867AE5">
        <w:rPr>
          <w:rStyle w:val="CommentReference"/>
        </w:rPr>
        <w:commentReference w:id="110"/>
      </w:r>
      <w:r w:rsidR="00102F02">
        <w:t xml:space="preserve">First, Wild Apricot is a very good tool for building websites, </w:t>
      </w:r>
      <w:r w:rsidR="00D74B25">
        <w:t xml:space="preserve">however, </w:t>
      </w:r>
      <w:r w:rsidR="00102F02">
        <w:t>it is not autonomous, and can’t fix 404 error</w:t>
      </w:r>
      <w:r w:rsidR="00D74B25">
        <w:t xml:space="preserve">s. Secondly, the current employee who oversees the webpage doesn’t have the time to fix these errors. From the Capital Campaign webpage of AAFScalgary.com, AAFS is expecting to grow to 1500 families within the next three years from 500 families. </w:t>
      </w:r>
      <w:r w:rsidR="00516190">
        <w:t>This increase may warrant looking into hiring or training someone who can focus on providing the best product possible.</w:t>
      </w:r>
    </w:p>
    <w:p w14:paraId="4C904C55" w14:textId="77777777" w:rsidR="00E57F0D" w:rsidRDefault="00E57F0D" w:rsidP="003C077D"/>
    <w:p w14:paraId="012CEE70" w14:textId="544A7A23" w:rsidR="00E57F0D" w:rsidRPr="005157C4" w:rsidRDefault="003F303A" w:rsidP="00E57F0D">
      <w:pPr>
        <w:pStyle w:val="Heading3"/>
        <w:rPr>
          <w:rFonts w:ascii="Times" w:hAnsi="Times"/>
          <w:sz w:val="20"/>
        </w:rPr>
      </w:pPr>
      <w:bookmarkStart w:id="111" w:name="_Toc280336102"/>
      <w:r>
        <w:t xml:space="preserve">B. </w:t>
      </w:r>
      <w:r w:rsidR="00E57F0D" w:rsidRPr="00214853">
        <w:t>Reduce amount of navigation menu links</w:t>
      </w:r>
      <w:bookmarkEnd w:id="111"/>
    </w:p>
    <w:p w14:paraId="33C3F024" w14:textId="77777777" w:rsidR="00E57F0D" w:rsidRDefault="00E57F0D" w:rsidP="0087419E">
      <w:pPr>
        <w:ind w:left="709" w:firstLine="11"/>
      </w:pPr>
      <w:r w:rsidRPr="00B308D7">
        <w:t>The use of a drop down menu is an effective choice for navigation, but the current layout of the navigation bar is cluttered. Reducing the number of links and ensuring that important links are labeled clearly will aid persons with Autism and Asperger’s in effectively navigating the website (The National Autistic Society (UK), 2014). By ensuring that concise, descriptive labels are used for the links users will be able to quickly scan for pertinent information. In addition to cleaning up the main links, work should be done on the drop down menu links as well as they too would benefit from a cleaner design.</w:t>
      </w:r>
    </w:p>
    <w:p w14:paraId="7C84E2E7" w14:textId="77777777" w:rsidR="000204AA" w:rsidRPr="00F2695F" w:rsidRDefault="000204AA" w:rsidP="00F2695F"/>
    <w:p w14:paraId="08249D42" w14:textId="54379412" w:rsidR="00214853" w:rsidRPr="005157C4" w:rsidRDefault="003F303A" w:rsidP="00F2695F">
      <w:pPr>
        <w:pStyle w:val="Heading3"/>
        <w:rPr>
          <w:rFonts w:ascii="Times" w:hAnsi="Times"/>
          <w:sz w:val="20"/>
        </w:rPr>
      </w:pPr>
      <w:bookmarkStart w:id="112" w:name="_Toc280336103"/>
      <w:r>
        <w:t xml:space="preserve">C. </w:t>
      </w:r>
      <w:r w:rsidR="00E57F0D">
        <w:t>Bring AAFS up to Standards</w:t>
      </w:r>
      <w:bookmarkEnd w:id="112"/>
    </w:p>
    <w:p w14:paraId="5FB1B498" w14:textId="77777777" w:rsidR="003A42DE" w:rsidRDefault="00214853" w:rsidP="004B517F">
      <w:pPr>
        <w:ind w:left="709"/>
      </w:pPr>
      <w:r w:rsidRPr="00214853">
        <w:t>As an organization focused on providing a safe and inclusive environment for persons with disabilities, a key focus of their web presence should be providing an accessible website which does not discriminate against users for any reason. By incorporating the W3C's WCAG</w:t>
      </w:r>
      <w:r w:rsidR="00E57F0D">
        <w:t xml:space="preserve"> and </w:t>
      </w:r>
      <w:proofErr w:type="spellStart"/>
      <w:r w:rsidR="00E57F0D">
        <w:t>Fogg’s</w:t>
      </w:r>
      <w:proofErr w:type="spellEnd"/>
      <w:r w:rsidR="00E57F0D">
        <w:t xml:space="preserve"> credibility standards</w:t>
      </w:r>
      <w:r w:rsidRPr="00214853">
        <w:t xml:space="preserve"> standards into the AAFS website, the website will be more accessible and will allow for greater exposure to wider audiences which will help promote the organiza</w:t>
      </w:r>
      <w:r w:rsidR="004B517F">
        <w:t>tions mission of inclusiveness a</w:t>
      </w:r>
      <w:r w:rsidRPr="00214853">
        <w:t>nd caring.</w:t>
      </w:r>
      <w:r w:rsidR="003A42DE">
        <w:t xml:space="preserve"> </w:t>
      </w:r>
    </w:p>
    <w:p w14:paraId="55A9A6CA" w14:textId="09DDF77C" w:rsidR="00835943" w:rsidRDefault="00835943" w:rsidP="00EF44D4">
      <w:pPr>
        <w:pStyle w:val="Heading1"/>
      </w:pPr>
      <w:bookmarkStart w:id="113" w:name="_Toc280344444"/>
      <w:r>
        <w:lastRenderedPageBreak/>
        <w:t>REFERENCES</w:t>
      </w:r>
      <w:bookmarkEnd w:id="113"/>
    </w:p>
    <w:p w14:paraId="416ED7A9" w14:textId="77777777" w:rsidR="00EF44D4" w:rsidRPr="00EF44D4" w:rsidRDefault="00EF44D4" w:rsidP="00EF44D4">
      <w:pPr>
        <w:ind w:left="500" w:hanging="720"/>
        <w:jc w:val="left"/>
        <w:rPr>
          <w:rFonts w:asciiTheme="majorHAnsi" w:hAnsiTheme="majorHAnsi"/>
          <w:sz w:val="20"/>
        </w:rPr>
      </w:pPr>
      <w:r w:rsidRPr="00EF44D4">
        <w:rPr>
          <w:rFonts w:asciiTheme="majorHAnsi" w:hAnsiTheme="majorHAnsi"/>
          <w:sz w:val="20"/>
        </w:rPr>
        <w:t>Aafscalgary.com</w:t>
      </w:r>
      <w:proofErr w:type="gramStart"/>
      <w:r w:rsidRPr="00EF44D4">
        <w:rPr>
          <w:rFonts w:asciiTheme="majorHAnsi" w:hAnsiTheme="majorHAnsi"/>
          <w:sz w:val="20"/>
        </w:rPr>
        <w:t>,.</w:t>
      </w:r>
      <w:proofErr w:type="gramEnd"/>
      <w:r w:rsidRPr="00EF44D4">
        <w:rPr>
          <w:rFonts w:asciiTheme="majorHAnsi" w:hAnsiTheme="majorHAnsi"/>
          <w:sz w:val="20"/>
        </w:rPr>
        <w:t xml:space="preserve"> (2014). </w:t>
      </w:r>
      <w:r w:rsidRPr="00EF44D4">
        <w:rPr>
          <w:rFonts w:asciiTheme="majorHAnsi" w:hAnsiTheme="majorHAnsi"/>
          <w:i/>
          <w:iCs/>
          <w:sz w:val="20"/>
        </w:rPr>
        <w:t xml:space="preserve">Autism </w:t>
      </w:r>
      <w:proofErr w:type="spellStart"/>
      <w:r w:rsidRPr="00EF44D4">
        <w:rPr>
          <w:rFonts w:asciiTheme="majorHAnsi" w:hAnsiTheme="majorHAnsi"/>
          <w:i/>
          <w:iCs/>
          <w:sz w:val="20"/>
        </w:rPr>
        <w:t>Aspergers</w:t>
      </w:r>
      <w:proofErr w:type="spellEnd"/>
      <w:r w:rsidRPr="00EF44D4">
        <w:rPr>
          <w:rFonts w:asciiTheme="majorHAnsi" w:hAnsiTheme="majorHAnsi"/>
          <w:i/>
          <w:iCs/>
          <w:sz w:val="20"/>
        </w:rPr>
        <w:t xml:space="preserve"> Friendship Society of Calgary - Home</w:t>
      </w:r>
      <w:r w:rsidRPr="00EF44D4">
        <w:rPr>
          <w:rFonts w:asciiTheme="majorHAnsi" w:hAnsiTheme="majorHAnsi"/>
          <w:sz w:val="20"/>
        </w:rPr>
        <w:t>. Retrieved 1 December 2014, from http://aafscalgary.com</w:t>
      </w:r>
    </w:p>
    <w:p w14:paraId="414657A2" w14:textId="7E3F9D60" w:rsidR="00EF44D4" w:rsidRPr="00EF44D4" w:rsidRDefault="00EF44D4" w:rsidP="00EF44D4">
      <w:pPr>
        <w:ind w:left="500" w:hanging="720"/>
        <w:jc w:val="left"/>
        <w:rPr>
          <w:rFonts w:asciiTheme="majorHAnsi" w:hAnsiTheme="majorHAnsi"/>
          <w:sz w:val="20"/>
        </w:rPr>
      </w:pPr>
      <w:proofErr w:type="gramStart"/>
      <w:r w:rsidRPr="00EF44D4">
        <w:rPr>
          <w:rFonts w:asciiTheme="majorHAnsi" w:hAnsiTheme="majorHAnsi"/>
          <w:sz w:val="20"/>
        </w:rPr>
        <w:t>Achecker.ca. (2014).</w:t>
      </w:r>
      <w:proofErr w:type="gramEnd"/>
      <w:r w:rsidRPr="00EF44D4">
        <w:rPr>
          <w:rFonts w:asciiTheme="majorHAnsi" w:hAnsiTheme="majorHAnsi"/>
          <w:sz w:val="20"/>
        </w:rPr>
        <w:t xml:space="preserve"> </w:t>
      </w:r>
      <w:r w:rsidRPr="00EF44D4">
        <w:rPr>
          <w:rFonts w:asciiTheme="majorHAnsi" w:hAnsiTheme="majorHAnsi"/>
          <w:i/>
          <w:sz w:val="20"/>
        </w:rPr>
        <w:t xml:space="preserve">IDI Web Accessibility </w:t>
      </w:r>
      <w:proofErr w:type="gramStart"/>
      <w:r w:rsidRPr="00EF44D4">
        <w:rPr>
          <w:rFonts w:asciiTheme="majorHAnsi" w:hAnsiTheme="majorHAnsi"/>
          <w:i/>
          <w:sz w:val="20"/>
        </w:rPr>
        <w:t>Checker :</w:t>
      </w:r>
      <w:proofErr w:type="gramEnd"/>
      <w:r w:rsidRPr="00EF44D4">
        <w:rPr>
          <w:rFonts w:asciiTheme="majorHAnsi" w:hAnsiTheme="majorHAnsi"/>
          <w:i/>
          <w:sz w:val="20"/>
        </w:rPr>
        <w:t xml:space="preserve"> Web Accessibility Checker</w:t>
      </w:r>
      <w:r w:rsidRPr="00EF44D4">
        <w:rPr>
          <w:rFonts w:asciiTheme="majorHAnsi" w:hAnsiTheme="majorHAnsi"/>
          <w:sz w:val="20"/>
        </w:rPr>
        <w:t xml:space="preserve">. Retrieved 3 December 2014, from </w:t>
      </w:r>
      <w:hyperlink r:id="rId21" w:history="1">
        <w:r w:rsidRPr="00EF44D4">
          <w:rPr>
            <w:rStyle w:val="Hyperlink"/>
            <w:rFonts w:asciiTheme="majorHAnsi" w:hAnsiTheme="majorHAnsi"/>
            <w:sz w:val="20"/>
          </w:rPr>
          <w:t>http://www.achecker.ca</w:t>
        </w:r>
      </w:hyperlink>
    </w:p>
    <w:p w14:paraId="3DB8E2C2" w14:textId="249069D5" w:rsidR="00835943" w:rsidRPr="00EF44D4" w:rsidRDefault="00835943" w:rsidP="00835943">
      <w:pPr>
        <w:ind w:left="500" w:hanging="720"/>
        <w:jc w:val="left"/>
        <w:rPr>
          <w:rFonts w:asciiTheme="majorHAnsi" w:hAnsiTheme="majorHAnsi"/>
          <w:sz w:val="20"/>
        </w:rPr>
      </w:pPr>
      <w:proofErr w:type="spellStart"/>
      <w:r w:rsidRPr="00EF44D4">
        <w:rPr>
          <w:rFonts w:asciiTheme="majorHAnsi" w:hAnsiTheme="majorHAnsi"/>
          <w:sz w:val="20"/>
        </w:rPr>
        <w:t>Alves</w:t>
      </w:r>
      <w:proofErr w:type="spellEnd"/>
      <w:r w:rsidRPr="00EF44D4">
        <w:rPr>
          <w:rFonts w:asciiTheme="majorHAnsi" w:hAnsiTheme="majorHAnsi"/>
          <w:sz w:val="20"/>
        </w:rPr>
        <w:t xml:space="preserve">, D. (2011). </w:t>
      </w:r>
      <w:proofErr w:type="gramStart"/>
      <w:r w:rsidRPr="00EF44D4">
        <w:rPr>
          <w:rFonts w:asciiTheme="majorHAnsi" w:hAnsiTheme="majorHAnsi"/>
          <w:i/>
          <w:sz w:val="20"/>
        </w:rPr>
        <w:t>How to Design the Best Navigation Bar for Your Website</w:t>
      </w:r>
      <w:r w:rsidRPr="00EF44D4">
        <w:rPr>
          <w:rFonts w:asciiTheme="majorHAnsi" w:hAnsiTheme="majorHAnsi"/>
          <w:sz w:val="20"/>
        </w:rPr>
        <w:t>.</w:t>
      </w:r>
      <w:proofErr w:type="gramEnd"/>
      <w:r w:rsidRPr="00EF44D4">
        <w:rPr>
          <w:rFonts w:asciiTheme="majorHAnsi" w:hAnsiTheme="majorHAnsi"/>
          <w:sz w:val="20"/>
        </w:rPr>
        <w:t xml:space="preserve"> </w:t>
      </w:r>
      <w:proofErr w:type="spellStart"/>
      <w:r w:rsidRPr="00EF44D4">
        <w:rPr>
          <w:rFonts w:asciiTheme="majorHAnsi" w:hAnsiTheme="majorHAnsi"/>
          <w:i/>
          <w:sz w:val="20"/>
        </w:rPr>
        <w:t>Mashable</w:t>
      </w:r>
      <w:proofErr w:type="spellEnd"/>
      <w:r w:rsidR="00034630" w:rsidRPr="00EF44D4">
        <w:rPr>
          <w:rFonts w:asciiTheme="majorHAnsi" w:hAnsiTheme="majorHAnsi"/>
          <w:sz w:val="20"/>
        </w:rPr>
        <w:t>. Retrieved 2</w:t>
      </w:r>
      <w:r w:rsidRPr="00EF44D4">
        <w:rPr>
          <w:rFonts w:asciiTheme="majorHAnsi" w:hAnsiTheme="majorHAnsi"/>
          <w:sz w:val="20"/>
        </w:rPr>
        <w:t xml:space="preserve"> December 2014, from http://mashable.com/2011/12/08/design-navigation-bar/</w:t>
      </w:r>
    </w:p>
    <w:p w14:paraId="78DFF3E1" w14:textId="77777777" w:rsidR="00835943" w:rsidRPr="00EF44D4" w:rsidRDefault="00835943" w:rsidP="00835943">
      <w:pPr>
        <w:ind w:left="500" w:hanging="720"/>
        <w:jc w:val="left"/>
        <w:rPr>
          <w:rFonts w:asciiTheme="majorHAnsi" w:hAnsiTheme="majorHAnsi"/>
          <w:sz w:val="20"/>
        </w:rPr>
      </w:pPr>
      <w:r w:rsidRPr="00EF44D4">
        <w:rPr>
          <w:rFonts w:asciiTheme="majorHAnsi" w:hAnsiTheme="majorHAnsi"/>
          <w:sz w:val="20"/>
        </w:rPr>
        <w:t xml:space="preserve">Attwood, T. (2006). </w:t>
      </w:r>
      <w:proofErr w:type="gramStart"/>
      <w:r w:rsidRPr="00EF44D4">
        <w:rPr>
          <w:rFonts w:asciiTheme="majorHAnsi" w:hAnsiTheme="majorHAnsi"/>
          <w:i/>
          <w:sz w:val="20"/>
        </w:rPr>
        <w:t>The complete guide to Asperger's syndrome</w:t>
      </w:r>
      <w:r w:rsidRPr="00EF44D4">
        <w:rPr>
          <w:rFonts w:asciiTheme="majorHAnsi" w:hAnsiTheme="majorHAnsi"/>
          <w:sz w:val="20"/>
        </w:rPr>
        <w:t>.</w:t>
      </w:r>
      <w:proofErr w:type="gramEnd"/>
      <w:r w:rsidRPr="00EF44D4">
        <w:rPr>
          <w:rFonts w:asciiTheme="majorHAnsi" w:hAnsiTheme="majorHAnsi"/>
          <w:sz w:val="20"/>
        </w:rPr>
        <w:t xml:space="preserve"> London: Jessica Kingsley Publishers.</w:t>
      </w:r>
    </w:p>
    <w:p w14:paraId="6EC0BE16" w14:textId="13F5959F" w:rsidR="00E770D0" w:rsidRPr="00EF44D4" w:rsidRDefault="00EF44D4" w:rsidP="00EF44D4">
      <w:pPr>
        <w:ind w:left="500" w:hanging="720"/>
        <w:jc w:val="left"/>
        <w:rPr>
          <w:rFonts w:asciiTheme="majorHAnsi" w:hAnsiTheme="majorHAnsi"/>
          <w:sz w:val="20"/>
        </w:rPr>
      </w:pPr>
      <w:r w:rsidRPr="00EF44D4">
        <w:rPr>
          <w:rFonts w:asciiTheme="majorHAnsi" w:hAnsiTheme="majorHAnsi"/>
          <w:sz w:val="20"/>
        </w:rPr>
        <w:t>Brokenlinkcheck.com, (2014). </w:t>
      </w:r>
      <w:proofErr w:type="gramStart"/>
      <w:r w:rsidRPr="00EF44D4">
        <w:rPr>
          <w:rFonts w:asciiTheme="majorHAnsi" w:hAnsiTheme="majorHAnsi"/>
          <w:i/>
          <w:iCs/>
          <w:sz w:val="20"/>
        </w:rPr>
        <w:t>Free Broken Link Checker / Online URL Validator</w:t>
      </w:r>
      <w:r w:rsidRPr="00EF44D4">
        <w:rPr>
          <w:rFonts w:asciiTheme="majorHAnsi" w:hAnsiTheme="majorHAnsi"/>
          <w:sz w:val="20"/>
        </w:rPr>
        <w:t>.</w:t>
      </w:r>
      <w:proofErr w:type="gramEnd"/>
      <w:r w:rsidRPr="00EF44D4">
        <w:rPr>
          <w:rFonts w:asciiTheme="majorHAnsi" w:hAnsiTheme="majorHAnsi"/>
          <w:sz w:val="20"/>
        </w:rPr>
        <w:t xml:space="preserve"> Retrieved 1 December 2014, from http://www.brokenlinkcheck.com/</w:t>
      </w:r>
    </w:p>
    <w:p w14:paraId="429C02E9" w14:textId="77777777" w:rsidR="00835943" w:rsidRPr="00EF44D4" w:rsidRDefault="00835943" w:rsidP="00835943">
      <w:pPr>
        <w:ind w:left="500" w:hanging="720"/>
        <w:jc w:val="left"/>
        <w:rPr>
          <w:rFonts w:asciiTheme="majorHAnsi" w:hAnsiTheme="majorHAnsi"/>
          <w:sz w:val="20"/>
        </w:rPr>
      </w:pPr>
      <w:r w:rsidRPr="00EF44D4">
        <w:rPr>
          <w:rFonts w:asciiTheme="majorHAnsi" w:hAnsiTheme="majorHAnsi"/>
          <w:sz w:val="20"/>
        </w:rPr>
        <w:t xml:space="preserve">Devine, A. (2014). </w:t>
      </w:r>
      <w:proofErr w:type="spellStart"/>
      <w:r w:rsidRPr="00EF44D4">
        <w:rPr>
          <w:rFonts w:asciiTheme="majorHAnsi" w:hAnsiTheme="majorHAnsi"/>
          <w:i/>
          <w:sz w:val="20"/>
        </w:rPr>
        <w:t>Colour</w:t>
      </w:r>
      <w:proofErr w:type="spellEnd"/>
      <w:r w:rsidRPr="00EF44D4">
        <w:rPr>
          <w:rFonts w:asciiTheme="majorHAnsi" w:hAnsiTheme="majorHAnsi"/>
          <w:i/>
          <w:sz w:val="20"/>
        </w:rPr>
        <w:t xml:space="preserve"> coding for learners with autism</w:t>
      </w:r>
      <w:r w:rsidRPr="00EF44D4">
        <w:rPr>
          <w:rFonts w:asciiTheme="majorHAnsi" w:hAnsiTheme="majorHAnsi"/>
          <w:sz w:val="20"/>
        </w:rPr>
        <w:t>.</w:t>
      </w:r>
    </w:p>
    <w:p w14:paraId="76288E5E" w14:textId="6CEA5915" w:rsidR="00835943" w:rsidRDefault="00835943" w:rsidP="00835943">
      <w:pPr>
        <w:ind w:left="500" w:hanging="720"/>
        <w:jc w:val="left"/>
        <w:rPr>
          <w:rFonts w:asciiTheme="majorHAnsi" w:hAnsiTheme="majorHAnsi"/>
          <w:sz w:val="20"/>
        </w:rPr>
      </w:pPr>
      <w:r w:rsidRPr="00EF44D4">
        <w:rPr>
          <w:rFonts w:asciiTheme="majorHAnsi" w:hAnsiTheme="majorHAnsi"/>
          <w:sz w:val="20"/>
        </w:rPr>
        <w:t>Do2learn.com</w:t>
      </w:r>
      <w:proofErr w:type="gramStart"/>
      <w:r w:rsidRPr="00EF44D4">
        <w:rPr>
          <w:rFonts w:asciiTheme="majorHAnsi" w:hAnsiTheme="majorHAnsi"/>
          <w:sz w:val="20"/>
        </w:rPr>
        <w:t>,.</w:t>
      </w:r>
      <w:proofErr w:type="gramEnd"/>
      <w:r w:rsidRPr="00EF44D4">
        <w:rPr>
          <w:rFonts w:asciiTheme="majorHAnsi" w:hAnsiTheme="majorHAnsi"/>
          <w:sz w:val="20"/>
        </w:rPr>
        <w:t xml:space="preserve"> (2014). </w:t>
      </w:r>
      <w:r w:rsidRPr="00EF44D4">
        <w:rPr>
          <w:rFonts w:asciiTheme="majorHAnsi" w:hAnsiTheme="majorHAnsi"/>
          <w:i/>
          <w:sz w:val="20"/>
        </w:rPr>
        <w:t>Do2Learn: Educational Resources for Special Needs</w:t>
      </w:r>
      <w:r w:rsidR="00034630" w:rsidRPr="00EF44D4">
        <w:rPr>
          <w:rFonts w:asciiTheme="majorHAnsi" w:hAnsiTheme="majorHAnsi"/>
          <w:sz w:val="20"/>
        </w:rPr>
        <w:t>. Retrieved 2</w:t>
      </w:r>
      <w:r w:rsidRPr="00EF44D4">
        <w:rPr>
          <w:rFonts w:asciiTheme="majorHAnsi" w:hAnsiTheme="majorHAnsi"/>
          <w:sz w:val="20"/>
        </w:rPr>
        <w:t xml:space="preserve"> December 2014, from </w:t>
      </w:r>
      <w:hyperlink r:id="rId22" w:history="1">
        <w:r w:rsidR="00106C5C" w:rsidRPr="004A41AE">
          <w:rPr>
            <w:rStyle w:val="Hyperlink"/>
            <w:rFonts w:asciiTheme="majorHAnsi" w:hAnsiTheme="majorHAnsi"/>
            <w:sz w:val="20"/>
          </w:rPr>
          <w:t>http://do2learn.com/organizationtools/EmotionsColorWheel/index.htm</w:t>
        </w:r>
      </w:hyperlink>
    </w:p>
    <w:p w14:paraId="52CEAE00" w14:textId="38E69930" w:rsidR="00106C5C" w:rsidRPr="00EF44D4" w:rsidRDefault="00106C5C" w:rsidP="00106C5C">
      <w:pPr>
        <w:ind w:left="500" w:hanging="720"/>
        <w:jc w:val="left"/>
        <w:rPr>
          <w:rFonts w:asciiTheme="majorHAnsi" w:hAnsiTheme="majorHAnsi"/>
          <w:sz w:val="20"/>
        </w:rPr>
      </w:pPr>
      <w:r w:rsidRPr="00106C5C">
        <w:rPr>
          <w:rFonts w:asciiTheme="majorHAnsi" w:hAnsiTheme="majorHAnsi"/>
          <w:sz w:val="20"/>
        </w:rPr>
        <w:t>Esurveycreator.com</w:t>
      </w:r>
      <w:proofErr w:type="gramStart"/>
      <w:r w:rsidRPr="00106C5C">
        <w:rPr>
          <w:rFonts w:asciiTheme="majorHAnsi" w:hAnsiTheme="majorHAnsi"/>
          <w:sz w:val="20"/>
        </w:rPr>
        <w:t>,.</w:t>
      </w:r>
      <w:proofErr w:type="gramEnd"/>
      <w:r w:rsidRPr="00106C5C">
        <w:rPr>
          <w:rFonts w:asciiTheme="majorHAnsi" w:hAnsiTheme="majorHAnsi"/>
          <w:sz w:val="20"/>
        </w:rPr>
        <w:t xml:space="preserve"> (2014). </w:t>
      </w:r>
      <w:proofErr w:type="spellStart"/>
      <w:proofErr w:type="gramStart"/>
      <w:r w:rsidRPr="00106C5C">
        <w:rPr>
          <w:rFonts w:asciiTheme="majorHAnsi" w:hAnsiTheme="majorHAnsi"/>
          <w:i/>
          <w:iCs/>
          <w:sz w:val="20"/>
        </w:rPr>
        <w:t>eSurvey</w:t>
      </w:r>
      <w:proofErr w:type="spellEnd"/>
      <w:proofErr w:type="gramEnd"/>
      <w:r w:rsidRPr="00106C5C">
        <w:rPr>
          <w:rFonts w:asciiTheme="majorHAnsi" w:hAnsiTheme="majorHAnsi"/>
          <w:i/>
          <w:iCs/>
          <w:sz w:val="20"/>
        </w:rPr>
        <w:t xml:space="preserve"> Creator</w:t>
      </w:r>
      <w:r w:rsidRPr="00106C5C">
        <w:rPr>
          <w:rFonts w:asciiTheme="majorHAnsi" w:hAnsiTheme="majorHAnsi"/>
          <w:sz w:val="20"/>
        </w:rPr>
        <w:t>. Retrieved 1 October 2014, from https://www.esurveycreator.com/</w:t>
      </w:r>
    </w:p>
    <w:p w14:paraId="0CEA914E" w14:textId="1998C75C" w:rsidR="00835943" w:rsidRPr="00EF44D4" w:rsidRDefault="00835943" w:rsidP="00835943">
      <w:pPr>
        <w:ind w:left="500" w:hanging="720"/>
        <w:jc w:val="left"/>
        <w:rPr>
          <w:rFonts w:asciiTheme="majorHAnsi" w:hAnsiTheme="majorHAnsi"/>
          <w:sz w:val="20"/>
        </w:rPr>
      </w:pPr>
      <w:proofErr w:type="spellStart"/>
      <w:r w:rsidRPr="00EF44D4">
        <w:rPr>
          <w:rFonts w:asciiTheme="majorHAnsi" w:hAnsiTheme="majorHAnsi"/>
          <w:sz w:val="20"/>
        </w:rPr>
        <w:t>Fadeyev</w:t>
      </w:r>
      <w:proofErr w:type="spellEnd"/>
      <w:r w:rsidRPr="00EF44D4">
        <w:rPr>
          <w:rFonts w:asciiTheme="majorHAnsi" w:hAnsiTheme="majorHAnsi"/>
          <w:sz w:val="20"/>
        </w:rPr>
        <w:t xml:space="preserve">, D. (2008). </w:t>
      </w:r>
      <w:proofErr w:type="gramStart"/>
      <w:r w:rsidRPr="00EF44D4">
        <w:rPr>
          <w:rFonts w:asciiTheme="majorHAnsi" w:hAnsiTheme="majorHAnsi"/>
          <w:i/>
          <w:sz w:val="20"/>
        </w:rPr>
        <w:t>A Guide to Choosing Colors for Your Brand - The Usability Post</w:t>
      </w:r>
      <w:r w:rsidRPr="00EF44D4">
        <w:rPr>
          <w:rFonts w:asciiTheme="majorHAnsi" w:hAnsiTheme="majorHAnsi"/>
          <w:sz w:val="20"/>
        </w:rPr>
        <w:t>.</w:t>
      </w:r>
      <w:proofErr w:type="gramEnd"/>
      <w:r w:rsidRPr="00EF44D4">
        <w:rPr>
          <w:rFonts w:asciiTheme="majorHAnsi" w:hAnsiTheme="majorHAnsi"/>
          <w:sz w:val="20"/>
        </w:rPr>
        <w:t xml:space="preserve"> </w:t>
      </w:r>
      <w:r w:rsidRPr="00EF44D4">
        <w:rPr>
          <w:rFonts w:asciiTheme="majorHAnsi" w:hAnsiTheme="majorHAnsi"/>
          <w:i/>
          <w:sz w:val="20"/>
        </w:rPr>
        <w:t>Usabilitypost.com</w:t>
      </w:r>
      <w:r w:rsidR="00034630" w:rsidRPr="00EF44D4">
        <w:rPr>
          <w:rFonts w:asciiTheme="majorHAnsi" w:hAnsiTheme="majorHAnsi"/>
          <w:sz w:val="20"/>
        </w:rPr>
        <w:t>. Retrieved 3</w:t>
      </w:r>
      <w:r w:rsidRPr="00EF44D4">
        <w:rPr>
          <w:rFonts w:asciiTheme="majorHAnsi" w:hAnsiTheme="majorHAnsi"/>
          <w:sz w:val="20"/>
        </w:rPr>
        <w:t xml:space="preserve"> December 2014, from http://usabilitypost.com/2008/09/29/a-guide-to-choosing-colors-for-your-brand/</w:t>
      </w:r>
    </w:p>
    <w:p w14:paraId="1DD51935" w14:textId="41A4F6BE" w:rsidR="00835943" w:rsidRPr="00EF44D4" w:rsidRDefault="00835943" w:rsidP="00835943">
      <w:pPr>
        <w:widowControl w:val="0"/>
        <w:autoSpaceDE w:val="0"/>
        <w:autoSpaceDN w:val="0"/>
        <w:adjustRightInd w:val="0"/>
        <w:ind w:left="500" w:hanging="680"/>
        <w:jc w:val="left"/>
        <w:rPr>
          <w:rFonts w:asciiTheme="majorHAnsi" w:hAnsiTheme="majorHAnsi" w:cs="Times New Roman"/>
          <w:sz w:val="20"/>
        </w:rPr>
      </w:pPr>
      <w:proofErr w:type="spellStart"/>
      <w:r w:rsidRPr="00EF44D4">
        <w:rPr>
          <w:rFonts w:asciiTheme="majorHAnsi" w:hAnsiTheme="majorHAnsi" w:cs="Times New Roman"/>
          <w:sz w:val="20"/>
        </w:rPr>
        <w:t>Fogg</w:t>
      </w:r>
      <w:proofErr w:type="spellEnd"/>
      <w:r w:rsidRPr="00EF44D4">
        <w:rPr>
          <w:rFonts w:asciiTheme="majorHAnsi" w:hAnsiTheme="majorHAnsi" w:cs="Times New Roman"/>
          <w:sz w:val="20"/>
        </w:rPr>
        <w:t>, B. (20</w:t>
      </w:r>
      <w:r w:rsidR="00EA18AD" w:rsidRPr="00EF44D4">
        <w:rPr>
          <w:rFonts w:asciiTheme="majorHAnsi" w:hAnsiTheme="majorHAnsi" w:cs="Times New Roman"/>
          <w:sz w:val="20"/>
        </w:rPr>
        <w:t>02</w:t>
      </w:r>
      <w:r w:rsidRPr="00EF44D4">
        <w:rPr>
          <w:rFonts w:asciiTheme="majorHAnsi" w:hAnsiTheme="majorHAnsi" w:cs="Times New Roman"/>
          <w:sz w:val="20"/>
        </w:rPr>
        <w:t xml:space="preserve">). </w:t>
      </w:r>
      <w:r w:rsidRPr="00EF44D4">
        <w:rPr>
          <w:rFonts w:asciiTheme="majorHAnsi" w:hAnsiTheme="majorHAnsi" w:cs="Times New Roman"/>
          <w:i/>
          <w:iCs/>
          <w:sz w:val="20"/>
        </w:rPr>
        <w:t>The Web Credibility Project: Guidelines - Stanford University</w:t>
      </w:r>
      <w:r w:rsidRPr="00EF44D4">
        <w:rPr>
          <w:rFonts w:asciiTheme="majorHAnsi" w:hAnsiTheme="majorHAnsi" w:cs="Times New Roman"/>
          <w:sz w:val="20"/>
        </w:rPr>
        <w:t xml:space="preserve">. </w:t>
      </w:r>
      <w:r w:rsidRPr="00EF44D4">
        <w:rPr>
          <w:rFonts w:asciiTheme="majorHAnsi" w:hAnsiTheme="majorHAnsi" w:cs="Times New Roman"/>
          <w:i/>
          <w:iCs/>
          <w:sz w:val="20"/>
        </w:rPr>
        <w:t>Credibility.stanford.edu</w:t>
      </w:r>
      <w:r w:rsidR="00034630" w:rsidRPr="00EF44D4">
        <w:rPr>
          <w:rFonts w:asciiTheme="majorHAnsi" w:hAnsiTheme="majorHAnsi" w:cs="Times New Roman"/>
          <w:sz w:val="20"/>
        </w:rPr>
        <w:t>. Retrieved 2</w:t>
      </w:r>
      <w:r w:rsidRPr="00EF44D4">
        <w:rPr>
          <w:rFonts w:asciiTheme="majorHAnsi" w:hAnsiTheme="majorHAnsi" w:cs="Times New Roman"/>
          <w:sz w:val="20"/>
        </w:rPr>
        <w:t xml:space="preserve"> December 2014, from https://credibility.stanford.edu/guidelines/</w:t>
      </w:r>
    </w:p>
    <w:p w14:paraId="1334BEC1" w14:textId="56C1CF78" w:rsidR="00835943" w:rsidRPr="00EF44D4" w:rsidRDefault="00835943" w:rsidP="00835943">
      <w:pPr>
        <w:ind w:left="500" w:hanging="720"/>
        <w:jc w:val="left"/>
        <w:rPr>
          <w:rFonts w:asciiTheme="majorHAnsi" w:hAnsiTheme="majorHAnsi"/>
          <w:sz w:val="20"/>
        </w:rPr>
      </w:pPr>
      <w:proofErr w:type="spellStart"/>
      <w:r w:rsidRPr="00EF44D4">
        <w:rPr>
          <w:rFonts w:asciiTheme="majorHAnsi" w:hAnsiTheme="majorHAnsi"/>
          <w:sz w:val="20"/>
        </w:rPr>
        <w:t>Hartstein</w:t>
      </w:r>
      <w:proofErr w:type="spellEnd"/>
      <w:r w:rsidRPr="00EF44D4">
        <w:rPr>
          <w:rFonts w:asciiTheme="majorHAnsi" w:hAnsiTheme="majorHAnsi"/>
          <w:sz w:val="20"/>
        </w:rPr>
        <w:t xml:space="preserve">, D. (2012). </w:t>
      </w:r>
      <w:proofErr w:type="gramStart"/>
      <w:r w:rsidRPr="00EF44D4">
        <w:rPr>
          <w:rFonts w:asciiTheme="majorHAnsi" w:hAnsiTheme="majorHAnsi"/>
          <w:i/>
          <w:sz w:val="20"/>
        </w:rPr>
        <w:t>6 Website Navigation Best Practices</w:t>
      </w:r>
      <w:r w:rsidRPr="00EF44D4">
        <w:rPr>
          <w:rFonts w:asciiTheme="majorHAnsi" w:hAnsiTheme="majorHAnsi"/>
          <w:sz w:val="20"/>
        </w:rPr>
        <w:t>.</w:t>
      </w:r>
      <w:proofErr w:type="gramEnd"/>
      <w:r w:rsidRPr="00EF44D4">
        <w:rPr>
          <w:rFonts w:asciiTheme="majorHAnsi" w:hAnsiTheme="majorHAnsi"/>
          <w:sz w:val="20"/>
        </w:rPr>
        <w:t xml:space="preserve"> </w:t>
      </w:r>
      <w:r w:rsidRPr="00EF44D4">
        <w:rPr>
          <w:rFonts w:asciiTheme="majorHAnsi" w:hAnsiTheme="majorHAnsi"/>
          <w:i/>
          <w:sz w:val="20"/>
        </w:rPr>
        <w:t>Wired Impact</w:t>
      </w:r>
      <w:r w:rsidR="00034630" w:rsidRPr="00EF44D4">
        <w:rPr>
          <w:rFonts w:asciiTheme="majorHAnsi" w:hAnsiTheme="majorHAnsi"/>
          <w:sz w:val="20"/>
        </w:rPr>
        <w:t>. Retrieved 2</w:t>
      </w:r>
      <w:r w:rsidRPr="00EF44D4">
        <w:rPr>
          <w:rFonts w:asciiTheme="majorHAnsi" w:hAnsiTheme="majorHAnsi"/>
          <w:sz w:val="20"/>
        </w:rPr>
        <w:t xml:space="preserve"> December 2014, from </w:t>
      </w:r>
      <w:r w:rsidR="00E770D0" w:rsidRPr="00EF44D4">
        <w:rPr>
          <w:rFonts w:asciiTheme="majorHAnsi" w:hAnsiTheme="majorHAnsi"/>
          <w:sz w:val="20"/>
        </w:rPr>
        <w:t>http://wiredimpact.com/blog/6-website-navigation-best-practices/</w:t>
      </w:r>
    </w:p>
    <w:p w14:paraId="105EBC2B" w14:textId="7830DAAE" w:rsidR="00E770D0" w:rsidRPr="00EF44D4" w:rsidRDefault="00E770D0" w:rsidP="00E770D0">
      <w:pPr>
        <w:ind w:left="500" w:hanging="720"/>
        <w:jc w:val="left"/>
        <w:rPr>
          <w:rFonts w:asciiTheme="majorHAnsi" w:hAnsiTheme="majorHAnsi"/>
          <w:sz w:val="20"/>
        </w:rPr>
      </w:pPr>
      <w:proofErr w:type="gramStart"/>
      <w:r w:rsidRPr="00EF44D4">
        <w:rPr>
          <w:rFonts w:asciiTheme="majorHAnsi" w:hAnsiTheme="majorHAnsi"/>
          <w:sz w:val="20"/>
        </w:rPr>
        <w:t>Idler, S. (2012).</w:t>
      </w:r>
      <w:proofErr w:type="gramEnd"/>
      <w:r w:rsidRPr="00EF44D4">
        <w:rPr>
          <w:rFonts w:asciiTheme="majorHAnsi" w:hAnsiTheme="majorHAnsi"/>
          <w:sz w:val="20"/>
        </w:rPr>
        <w:t> </w:t>
      </w:r>
      <w:proofErr w:type="gramStart"/>
      <w:r w:rsidRPr="00EF44D4">
        <w:rPr>
          <w:rFonts w:asciiTheme="majorHAnsi" w:hAnsiTheme="majorHAnsi"/>
          <w:i/>
          <w:iCs/>
          <w:sz w:val="20"/>
        </w:rPr>
        <w:t xml:space="preserve">How To Design Effective Navigation Menus - The </w:t>
      </w:r>
      <w:proofErr w:type="spellStart"/>
      <w:r w:rsidRPr="00EF44D4">
        <w:rPr>
          <w:rFonts w:asciiTheme="majorHAnsi" w:hAnsiTheme="majorHAnsi"/>
          <w:i/>
          <w:iCs/>
          <w:sz w:val="20"/>
        </w:rPr>
        <w:t>Usabilla</w:t>
      </w:r>
      <w:proofErr w:type="spellEnd"/>
      <w:r w:rsidRPr="00EF44D4">
        <w:rPr>
          <w:rFonts w:asciiTheme="majorHAnsi" w:hAnsiTheme="majorHAnsi"/>
          <w:i/>
          <w:iCs/>
          <w:sz w:val="20"/>
        </w:rPr>
        <w:t xml:space="preserve"> Blog</w:t>
      </w:r>
      <w:r w:rsidRPr="00EF44D4">
        <w:rPr>
          <w:rFonts w:asciiTheme="majorHAnsi" w:hAnsiTheme="majorHAnsi"/>
          <w:sz w:val="20"/>
        </w:rPr>
        <w:t>.</w:t>
      </w:r>
      <w:proofErr w:type="gramEnd"/>
      <w:r w:rsidRPr="00EF44D4">
        <w:rPr>
          <w:rFonts w:asciiTheme="majorHAnsi" w:hAnsiTheme="majorHAnsi"/>
          <w:sz w:val="20"/>
        </w:rPr>
        <w:t> </w:t>
      </w:r>
      <w:r w:rsidRPr="00EF44D4">
        <w:rPr>
          <w:rFonts w:asciiTheme="majorHAnsi" w:hAnsiTheme="majorHAnsi"/>
          <w:i/>
          <w:iCs/>
          <w:sz w:val="20"/>
        </w:rPr>
        <w:t>Blog.usabilla.com</w:t>
      </w:r>
      <w:r w:rsidRPr="00EF44D4">
        <w:rPr>
          <w:rFonts w:asciiTheme="majorHAnsi" w:hAnsiTheme="majorHAnsi"/>
          <w:sz w:val="20"/>
        </w:rPr>
        <w:t>. Retrieved 3 December 2014, from http://blog.usabilla.com/how-to-design-effective-navigation-menus/</w:t>
      </w:r>
    </w:p>
    <w:p w14:paraId="6986A3F0" w14:textId="329D83AE" w:rsidR="00835943" w:rsidRPr="00EF44D4" w:rsidRDefault="00835943" w:rsidP="00835943">
      <w:pPr>
        <w:ind w:left="500" w:hanging="720"/>
        <w:jc w:val="left"/>
        <w:rPr>
          <w:rFonts w:asciiTheme="majorHAnsi" w:hAnsiTheme="majorHAnsi"/>
          <w:sz w:val="20"/>
        </w:rPr>
      </w:pPr>
      <w:r w:rsidRPr="00EF44D4">
        <w:rPr>
          <w:rFonts w:asciiTheme="majorHAnsi" w:hAnsiTheme="majorHAnsi"/>
          <w:sz w:val="20"/>
        </w:rPr>
        <w:t xml:space="preserve">Lynch, P., &amp; Horton, S. (2014). </w:t>
      </w:r>
      <w:proofErr w:type="gramStart"/>
      <w:r w:rsidRPr="00EF44D4">
        <w:rPr>
          <w:rFonts w:asciiTheme="majorHAnsi" w:hAnsiTheme="majorHAnsi"/>
          <w:i/>
          <w:sz w:val="20"/>
        </w:rPr>
        <w:t>Interface Design | Web Style Guide 3</w:t>
      </w:r>
      <w:r w:rsidRPr="00EF44D4">
        <w:rPr>
          <w:rFonts w:asciiTheme="majorHAnsi" w:hAnsiTheme="majorHAnsi"/>
          <w:sz w:val="20"/>
        </w:rPr>
        <w:t>.</w:t>
      </w:r>
      <w:proofErr w:type="gramEnd"/>
      <w:r w:rsidRPr="00EF44D4">
        <w:rPr>
          <w:rFonts w:asciiTheme="majorHAnsi" w:hAnsiTheme="majorHAnsi"/>
          <w:sz w:val="20"/>
        </w:rPr>
        <w:t xml:space="preserve"> </w:t>
      </w:r>
      <w:r w:rsidRPr="00EF44D4">
        <w:rPr>
          <w:rFonts w:asciiTheme="majorHAnsi" w:hAnsiTheme="majorHAnsi"/>
          <w:i/>
          <w:sz w:val="20"/>
        </w:rPr>
        <w:t>Webstyleguide.com</w:t>
      </w:r>
      <w:r w:rsidR="00034630" w:rsidRPr="00EF44D4">
        <w:rPr>
          <w:rFonts w:asciiTheme="majorHAnsi" w:hAnsiTheme="majorHAnsi"/>
          <w:sz w:val="20"/>
        </w:rPr>
        <w:t>. Retrieved 2</w:t>
      </w:r>
      <w:r w:rsidRPr="00EF44D4">
        <w:rPr>
          <w:rFonts w:asciiTheme="majorHAnsi" w:hAnsiTheme="majorHAnsi"/>
          <w:sz w:val="20"/>
        </w:rPr>
        <w:t xml:space="preserve"> December 2014, from http://webstyleguide.com/wsg3/4-interface-design/3-interface-design.html</w:t>
      </w:r>
    </w:p>
    <w:p w14:paraId="7772ACBC" w14:textId="679A1841" w:rsidR="00844982" w:rsidRPr="00EF44D4" w:rsidRDefault="00835943" w:rsidP="00844982">
      <w:pPr>
        <w:ind w:left="500" w:hanging="720"/>
        <w:jc w:val="left"/>
        <w:rPr>
          <w:rFonts w:asciiTheme="majorHAnsi" w:hAnsiTheme="majorHAnsi"/>
          <w:sz w:val="20"/>
        </w:rPr>
      </w:pPr>
      <w:r w:rsidRPr="00EF44D4">
        <w:rPr>
          <w:rFonts w:asciiTheme="majorHAnsi" w:hAnsiTheme="majorHAnsi"/>
          <w:sz w:val="20"/>
        </w:rPr>
        <w:t xml:space="preserve">Martin, S. (2014). </w:t>
      </w:r>
      <w:r w:rsidRPr="00EF44D4">
        <w:rPr>
          <w:rFonts w:asciiTheme="majorHAnsi" w:hAnsiTheme="majorHAnsi"/>
          <w:i/>
          <w:sz w:val="20"/>
        </w:rPr>
        <w:t>Designing Effective User Interfaces</w:t>
      </w:r>
      <w:r w:rsidRPr="00EF44D4">
        <w:rPr>
          <w:rFonts w:asciiTheme="majorHAnsi" w:hAnsiTheme="majorHAnsi"/>
          <w:sz w:val="20"/>
        </w:rPr>
        <w:t xml:space="preserve">. </w:t>
      </w:r>
      <w:r w:rsidRPr="00EF44D4">
        <w:rPr>
          <w:rFonts w:asciiTheme="majorHAnsi" w:hAnsiTheme="majorHAnsi"/>
          <w:i/>
          <w:sz w:val="20"/>
        </w:rPr>
        <w:t>Web.cs.wpi.edu</w:t>
      </w:r>
      <w:r w:rsidR="00844982" w:rsidRPr="00EF44D4">
        <w:rPr>
          <w:rFonts w:asciiTheme="majorHAnsi" w:hAnsiTheme="majorHAnsi"/>
          <w:sz w:val="20"/>
        </w:rPr>
        <w:t>. Retrieved 2</w:t>
      </w:r>
      <w:r w:rsidRPr="00EF44D4">
        <w:rPr>
          <w:rFonts w:asciiTheme="majorHAnsi" w:hAnsiTheme="majorHAnsi"/>
          <w:sz w:val="20"/>
        </w:rPr>
        <w:t xml:space="preserve"> December 2014, from </w:t>
      </w:r>
      <w:r w:rsidR="00EB2E50" w:rsidRPr="00EF44D4">
        <w:rPr>
          <w:rFonts w:asciiTheme="majorHAnsi" w:hAnsiTheme="majorHAnsi"/>
          <w:sz w:val="20"/>
        </w:rPr>
        <w:t>http://web.cs.wpi.edu/~matt/courses/cs563/talks/smartin/int_design.html</w:t>
      </w:r>
    </w:p>
    <w:p w14:paraId="2C292124" w14:textId="05599DB7" w:rsidR="00844982" w:rsidRPr="00EF44D4" w:rsidRDefault="00EB2E50" w:rsidP="00844982">
      <w:pPr>
        <w:ind w:left="500" w:hanging="720"/>
        <w:jc w:val="left"/>
        <w:rPr>
          <w:rFonts w:asciiTheme="majorHAnsi" w:hAnsiTheme="majorHAnsi"/>
          <w:sz w:val="20"/>
        </w:rPr>
      </w:pPr>
      <w:r w:rsidRPr="00EF44D4">
        <w:rPr>
          <w:sz w:val="20"/>
        </w:rPr>
        <w:fldChar w:fldCharType="begin"/>
      </w:r>
      <w:r w:rsidRPr="00EF44D4">
        <w:rPr>
          <w:sz w:val="20"/>
        </w:rPr>
        <w:instrText xml:space="preserve"> BIBLIOGRAPHY </w:instrText>
      </w:r>
      <w:r w:rsidRPr="00EF44D4">
        <w:rPr>
          <w:sz w:val="20"/>
        </w:rPr>
        <w:fldChar w:fldCharType="separate"/>
      </w:r>
      <w:r w:rsidR="00844982" w:rsidRPr="00EF44D4">
        <w:rPr>
          <w:sz w:val="20"/>
        </w:rPr>
        <w:t>Mohr, J., &amp; Nevin, J. R. (1990). Communications Strategies in Marketing Channels: A The</w:t>
      </w:r>
      <w:r w:rsidR="00844982" w:rsidRPr="00EF44D4">
        <w:rPr>
          <w:rFonts w:cs="Times New Roman"/>
          <w:noProof/>
          <w:sz w:val="20"/>
        </w:rPr>
        <w:t xml:space="preserve">oretical Perspective. </w:t>
      </w:r>
      <w:r w:rsidR="00844982" w:rsidRPr="00EF44D4">
        <w:rPr>
          <w:rFonts w:cs="Times New Roman"/>
          <w:i/>
          <w:iCs/>
          <w:noProof/>
          <w:sz w:val="20"/>
        </w:rPr>
        <w:t>Journal of Marketing</w:t>
      </w:r>
      <w:r w:rsidR="00844982" w:rsidRPr="00EF44D4">
        <w:rPr>
          <w:rFonts w:cs="Times New Roman"/>
          <w:noProof/>
          <w:sz w:val="20"/>
        </w:rPr>
        <w:t xml:space="preserve"> </w:t>
      </w:r>
      <w:r w:rsidR="00844982" w:rsidRPr="00EF44D4">
        <w:rPr>
          <w:rFonts w:cs="Times New Roman"/>
          <w:i/>
          <w:iCs/>
          <w:noProof/>
          <w:sz w:val="20"/>
        </w:rPr>
        <w:t>, 54</w:t>
      </w:r>
      <w:r w:rsidR="00844982" w:rsidRPr="00EF44D4">
        <w:rPr>
          <w:rFonts w:cs="Times New Roman"/>
          <w:noProof/>
          <w:sz w:val="20"/>
        </w:rPr>
        <w:t xml:space="preserve"> (4), 36-51.</w:t>
      </w:r>
    </w:p>
    <w:p w14:paraId="1D68F1D7" w14:textId="50EAA161" w:rsidR="00835943" w:rsidRPr="00EF44D4" w:rsidRDefault="00EB2E50" w:rsidP="00636877">
      <w:pPr>
        <w:ind w:left="567" w:hanging="851"/>
        <w:rPr>
          <w:b/>
          <w:bCs/>
          <w:sz w:val="20"/>
        </w:rPr>
      </w:pPr>
      <w:r w:rsidRPr="00EF44D4">
        <w:rPr>
          <w:b/>
          <w:bCs/>
          <w:sz w:val="20"/>
        </w:rPr>
        <w:fldChar w:fldCharType="end"/>
      </w:r>
      <w:r w:rsidR="00844982" w:rsidRPr="00EF44D4">
        <w:rPr>
          <w:b/>
          <w:bCs/>
          <w:sz w:val="20"/>
        </w:rPr>
        <w:t xml:space="preserve"> </w:t>
      </w:r>
      <w:r w:rsidR="00835943" w:rsidRPr="00EF44D4">
        <w:rPr>
          <w:rFonts w:asciiTheme="majorHAnsi" w:hAnsiTheme="majorHAnsi"/>
          <w:sz w:val="20"/>
        </w:rPr>
        <w:t xml:space="preserve">Morton, J. (2014). </w:t>
      </w:r>
      <w:r w:rsidR="00835943" w:rsidRPr="00EF44D4">
        <w:rPr>
          <w:rFonts w:asciiTheme="majorHAnsi" w:hAnsiTheme="majorHAnsi"/>
          <w:i/>
          <w:sz w:val="20"/>
        </w:rPr>
        <w:t>Why Color Matters</w:t>
      </w:r>
      <w:r w:rsidR="00835943" w:rsidRPr="00EF44D4">
        <w:rPr>
          <w:rFonts w:asciiTheme="majorHAnsi" w:hAnsiTheme="majorHAnsi"/>
          <w:sz w:val="20"/>
        </w:rPr>
        <w:t xml:space="preserve">. </w:t>
      </w:r>
      <w:r w:rsidR="00835943" w:rsidRPr="00EF44D4">
        <w:rPr>
          <w:rFonts w:asciiTheme="majorHAnsi" w:hAnsiTheme="majorHAnsi"/>
          <w:i/>
          <w:sz w:val="20"/>
        </w:rPr>
        <w:t>Colorcom.com</w:t>
      </w:r>
      <w:r w:rsidR="00844982" w:rsidRPr="00EF44D4">
        <w:rPr>
          <w:rFonts w:asciiTheme="majorHAnsi" w:hAnsiTheme="majorHAnsi"/>
          <w:sz w:val="20"/>
        </w:rPr>
        <w:t>. Retrieved 1</w:t>
      </w:r>
      <w:r w:rsidR="00835943" w:rsidRPr="00EF44D4">
        <w:rPr>
          <w:rFonts w:asciiTheme="majorHAnsi" w:hAnsiTheme="majorHAnsi"/>
          <w:sz w:val="20"/>
        </w:rPr>
        <w:t xml:space="preserve"> December 2014, from http://www.colorcom.com/research/why-color-matters</w:t>
      </w:r>
    </w:p>
    <w:p w14:paraId="5E128B29" w14:textId="67879161" w:rsidR="00835943" w:rsidRPr="00EF44D4" w:rsidRDefault="00835943" w:rsidP="00835943">
      <w:pPr>
        <w:ind w:left="500" w:hanging="720"/>
        <w:jc w:val="left"/>
        <w:rPr>
          <w:rFonts w:asciiTheme="majorHAnsi" w:hAnsiTheme="majorHAnsi"/>
          <w:sz w:val="20"/>
        </w:rPr>
      </w:pPr>
      <w:r w:rsidRPr="00EF44D4">
        <w:rPr>
          <w:rFonts w:asciiTheme="majorHAnsi" w:hAnsiTheme="majorHAnsi"/>
          <w:sz w:val="20"/>
        </w:rPr>
        <w:t xml:space="preserve">Spivey, R. (2013). </w:t>
      </w:r>
      <w:r w:rsidRPr="00EF44D4">
        <w:rPr>
          <w:rFonts w:asciiTheme="majorHAnsi" w:hAnsiTheme="majorHAnsi"/>
          <w:i/>
          <w:sz w:val="20"/>
        </w:rPr>
        <w:t>Designing Your Nonprofit's Website Header</w:t>
      </w:r>
      <w:r w:rsidRPr="00EF44D4">
        <w:rPr>
          <w:rFonts w:asciiTheme="majorHAnsi" w:hAnsiTheme="majorHAnsi"/>
          <w:sz w:val="20"/>
        </w:rPr>
        <w:t xml:space="preserve">. </w:t>
      </w:r>
      <w:r w:rsidRPr="00EF44D4">
        <w:rPr>
          <w:rFonts w:asciiTheme="majorHAnsi" w:hAnsiTheme="majorHAnsi"/>
          <w:i/>
          <w:sz w:val="20"/>
        </w:rPr>
        <w:t>Wired Impact</w:t>
      </w:r>
      <w:r w:rsidR="00844982" w:rsidRPr="00EF44D4">
        <w:rPr>
          <w:rFonts w:asciiTheme="majorHAnsi" w:hAnsiTheme="majorHAnsi"/>
          <w:sz w:val="20"/>
        </w:rPr>
        <w:t>. Retrieved 3</w:t>
      </w:r>
      <w:r w:rsidRPr="00EF44D4">
        <w:rPr>
          <w:rFonts w:asciiTheme="majorHAnsi" w:hAnsiTheme="majorHAnsi"/>
          <w:sz w:val="20"/>
        </w:rPr>
        <w:t xml:space="preserve"> December 2014, from http://wiredimpact.com/blog/designing-nonprofit-website-header/</w:t>
      </w:r>
    </w:p>
    <w:p w14:paraId="08719DBB" w14:textId="17AAAD78" w:rsidR="00835943" w:rsidRPr="00EF44D4" w:rsidRDefault="00835943" w:rsidP="00835943">
      <w:pPr>
        <w:ind w:left="500" w:hanging="720"/>
        <w:jc w:val="left"/>
        <w:rPr>
          <w:rFonts w:asciiTheme="majorHAnsi" w:hAnsiTheme="majorHAnsi"/>
          <w:sz w:val="20"/>
        </w:rPr>
      </w:pPr>
      <w:proofErr w:type="gramStart"/>
      <w:r w:rsidRPr="00EF44D4">
        <w:rPr>
          <w:rFonts w:asciiTheme="majorHAnsi" w:hAnsiTheme="majorHAnsi"/>
          <w:sz w:val="20"/>
        </w:rPr>
        <w:t>The N</w:t>
      </w:r>
      <w:r w:rsidR="004B517F" w:rsidRPr="00EF44D4">
        <w:rPr>
          <w:rFonts w:asciiTheme="majorHAnsi" w:hAnsiTheme="majorHAnsi"/>
          <w:sz w:val="20"/>
        </w:rPr>
        <w:t xml:space="preserve">ational Autistic Society (UK), </w:t>
      </w:r>
      <w:r w:rsidRPr="00EF44D4">
        <w:rPr>
          <w:rFonts w:asciiTheme="majorHAnsi" w:hAnsiTheme="majorHAnsi"/>
          <w:sz w:val="20"/>
        </w:rPr>
        <w:t>(2014).</w:t>
      </w:r>
      <w:proofErr w:type="gramEnd"/>
      <w:r w:rsidRPr="00EF44D4">
        <w:rPr>
          <w:rFonts w:asciiTheme="majorHAnsi" w:hAnsiTheme="majorHAnsi"/>
          <w:sz w:val="20"/>
        </w:rPr>
        <w:t xml:space="preserve"> </w:t>
      </w:r>
      <w:r w:rsidRPr="00EF44D4">
        <w:rPr>
          <w:rFonts w:asciiTheme="majorHAnsi" w:hAnsiTheme="majorHAnsi"/>
          <w:i/>
          <w:sz w:val="20"/>
        </w:rPr>
        <w:t>Designing websites suitable for people with autism spectrum disorders - | autism | Asperger syndrome |</w:t>
      </w:r>
      <w:r w:rsidR="00844982" w:rsidRPr="00EF44D4">
        <w:rPr>
          <w:rFonts w:asciiTheme="majorHAnsi" w:hAnsiTheme="majorHAnsi"/>
          <w:sz w:val="20"/>
        </w:rPr>
        <w:t>. Retrieved 2</w:t>
      </w:r>
      <w:r w:rsidRPr="00EF44D4">
        <w:rPr>
          <w:rFonts w:asciiTheme="majorHAnsi" w:hAnsiTheme="majorHAnsi"/>
          <w:sz w:val="20"/>
        </w:rPr>
        <w:t xml:space="preserve"> December 2014, from </w:t>
      </w:r>
      <w:r w:rsidR="00844982" w:rsidRPr="00EF44D4">
        <w:rPr>
          <w:rFonts w:asciiTheme="majorHAnsi" w:hAnsiTheme="majorHAnsi"/>
          <w:sz w:val="20"/>
        </w:rPr>
        <w:t>http://www.autism.org.uk/working-with/leisure-and-environments/designing-websites-suitable-for-people-with-autism-spectrum-disorders.aspx</w:t>
      </w:r>
    </w:p>
    <w:p w14:paraId="55E1F9C8" w14:textId="77777777" w:rsidR="00844982" w:rsidRPr="00EF44D4" w:rsidRDefault="00844982" w:rsidP="00844982">
      <w:pPr>
        <w:ind w:left="500" w:hanging="720"/>
        <w:jc w:val="left"/>
        <w:rPr>
          <w:rFonts w:asciiTheme="majorHAnsi" w:hAnsiTheme="majorHAnsi"/>
          <w:sz w:val="20"/>
        </w:rPr>
      </w:pPr>
      <w:proofErr w:type="gramStart"/>
      <w:r w:rsidRPr="00EF44D4">
        <w:rPr>
          <w:rFonts w:asciiTheme="majorHAnsi" w:hAnsiTheme="majorHAnsi"/>
          <w:sz w:val="20"/>
        </w:rPr>
        <w:t>UN Web Services Section.</w:t>
      </w:r>
      <w:proofErr w:type="gramEnd"/>
      <w:r w:rsidRPr="00EF44D4">
        <w:rPr>
          <w:rFonts w:asciiTheme="majorHAnsi" w:hAnsiTheme="majorHAnsi"/>
          <w:sz w:val="20"/>
        </w:rPr>
        <w:t xml:space="preserve"> (2006)</w:t>
      </w:r>
      <w:proofErr w:type="gramStart"/>
      <w:r w:rsidRPr="00EF44D4">
        <w:rPr>
          <w:rFonts w:asciiTheme="majorHAnsi" w:hAnsiTheme="majorHAnsi"/>
          <w:sz w:val="20"/>
        </w:rPr>
        <w:t xml:space="preserve">. </w:t>
      </w:r>
      <w:r w:rsidRPr="00EF44D4">
        <w:rPr>
          <w:rFonts w:asciiTheme="majorHAnsi" w:hAnsiTheme="majorHAnsi"/>
          <w:i/>
          <w:iCs/>
          <w:sz w:val="20"/>
        </w:rPr>
        <w:t>CONVENTION on the RIGHTS of PERSONS with DISABILITIES.</w:t>
      </w:r>
      <w:proofErr w:type="gramEnd"/>
      <w:r w:rsidRPr="00EF44D4">
        <w:rPr>
          <w:rFonts w:asciiTheme="majorHAnsi" w:hAnsiTheme="majorHAnsi"/>
          <w:sz w:val="20"/>
        </w:rPr>
        <w:t xml:space="preserve"> </w:t>
      </w:r>
      <w:proofErr w:type="gramStart"/>
      <w:r w:rsidRPr="00EF44D4">
        <w:rPr>
          <w:rFonts w:asciiTheme="majorHAnsi" w:hAnsiTheme="majorHAnsi"/>
          <w:sz w:val="20"/>
        </w:rPr>
        <w:t>Department of Public Information.</w:t>
      </w:r>
      <w:proofErr w:type="gramEnd"/>
      <w:r w:rsidRPr="00EF44D4">
        <w:rPr>
          <w:rFonts w:asciiTheme="majorHAnsi" w:hAnsiTheme="majorHAnsi"/>
          <w:sz w:val="20"/>
        </w:rPr>
        <w:t xml:space="preserve"> United Nations.</w:t>
      </w:r>
    </w:p>
    <w:p w14:paraId="7D362858" w14:textId="3F7BC268" w:rsidR="00844982" w:rsidRPr="00EF44D4" w:rsidRDefault="00636877" w:rsidP="00EF44D4">
      <w:pPr>
        <w:ind w:left="500" w:hanging="720"/>
        <w:jc w:val="left"/>
        <w:rPr>
          <w:rFonts w:asciiTheme="majorHAnsi" w:hAnsiTheme="majorHAnsi"/>
          <w:sz w:val="20"/>
        </w:rPr>
      </w:pPr>
      <w:proofErr w:type="gramStart"/>
      <w:r w:rsidRPr="00EF44D4">
        <w:rPr>
          <w:rFonts w:asciiTheme="majorHAnsi" w:hAnsiTheme="majorHAnsi"/>
          <w:sz w:val="20"/>
        </w:rPr>
        <w:t>Wild</w:t>
      </w:r>
      <w:r w:rsidR="00E770D0" w:rsidRPr="00EF44D4">
        <w:rPr>
          <w:rFonts w:asciiTheme="majorHAnsi" w:hAnsiTheme="majorHAnsi"/>
          <w:sz w:val="20"/>
        </w:rPr>
        <w:t>apricot.com</w:t>
      </w:r>
      <w:r w:rsidRPr="00EF44D4">
        <w:rPr>
          <w:rFonts w:asciiTheme="majorHAnsi" w:hAnsiTheme="majorHAnsi"/>
          <w:sz w:val="20"/>
        </w:rPr>
        <w:t>. (2014).</w:t>
      </w:r>
      <w:proofErr w:type="gramEnd"/>
      <w:r w:rsidRPr="00EF44D4">
        <w:rPr>
          <w:rFonts w:asciiTheme="majorHAnsi" w:hAnsiTheme="majorHAnsi"/>
          <w:sz w:val="20"/>
        </w:rPr>
        <w:t> </w:t>
      </w:r>
      <w:proofErr w:type="gramStart"/>
      <w:r w:rsidRPr="00EF44D4">
        <w:rPr>
          <w:rFonts w:asciiTheme="majorHAnsi" w:hAnsiTheme="majorHAnsi"/>
          <w:i/>
          <w:iCs/>
          <w:sz w:val="20"/>
        </w:rPr>
        <w:t>Membership Software by Wild Apricot | About Us</w:t>
      </w:r>
      <w:r w:rsidRPr="00EF44D4">
        <w:rPr>
          <w:rFonts w:asciiTheme="majorHAnsi" w:hAnsiTheme="majorHAnsi"/>
          <w:sz w:val="20"/>
        </w:rPr>
        <w:t>.</w:t>
      </w:r>
      <w:proofErr w:type="gramEnd"/>
      <w:r w:rsidRPr="00EF44D4">
        <w:rPr>
          <w:rFonts w:asciiTheme="majorHAnsi" w:hAnsiTheme="majorHAnsi"/>
          <w:sz w:val="20"/>
        </w:rPr>
        <w:t xml:space="preserve"> Retrieved 3 December 2014, from http://wildapricot.com/about-us</w:t>
      </w:r>
    </w:p>
    <w:p w14:paraId="09BCCFC0" w14:textId="2E42DCB1" w:rsidR="00835943" w:rsidRPr="00EF44D4" w:rsidRDefault="00835943" w:rsidP="00835943">
      <w:pPr>
        <w:ind w:left="500" w:hanging="720"/>
        <w:jc w:val="left"/>
        <w:rPr>
          <w:rFonts w:asciiTheme="majorHAnsi" w:hAnsiTheme="majorHAnsi"/>
          <w:sz w:val="20"/>
        </w:rPr>
      </w:pPr>
      <w:r w:rsidRPr="00EF44D4">
        <w:rPr>
          <w:rFonts w:asciiTheme="majorHAnsi" w:hAnsiTheme="majorHAnsi"/>
          <w:sz w:val="20"/>
        </w:rPr>
        <w:t>World Wide Web Consortium (W3C)</w:t>
      </w:r>
      <w:proofErr w:type="gramStart"/>
      <w:r w:rsidRPr="00EF44D4">
        <w:rPr>
          <w:rFonts w:asciiTheme="majorHAnsi" w:hAnsiTheme="majorHAnsi"/>
          <w:sz w:val="20"/>
        </w:rPr>
        <w:t>,.</w:t>
      </w:r>
      <w:proofErr w:type="gramEnd"/>
      <w:r w:rsidRPr="00EF44D4">
        <w:rPr>
          <w:rFonts w:asciiTheme="majorHAnsi" w:hAnsiTheme="majorHAnsi"/>
          <w:sz w:val="20"/>
        </w:rPr>
        <w:t xml:space="preserve"> (2014a)</w:t>
      </w:r>
      <w:proofErr w:type="gramStart"/>
      <w:r w:rsidRPr="00EF44D4">
        <w:rPr>
          <w:rFonts w:asciiTheme="majorHAnsi" w:hAnsiTheme="majorHAnsi"/>
          <w:sz w:val="20"/>
        </w:rPr>
        <w:t xml:space="preserve">. </w:t>
      </w:r>
      <w:r w:rsidRPr="00EF44D4">
        <w:rPr>
          <w:rFonts w:asciiTheme="majorHAnsi" w:hAnsiTheme="majorHAnsi"/>
          <w:i/>
          <w:sz w:val="20"/>
        </w:rPr>
        <w:t>Introduction to Web Accessibility</w:t>
      </w:r>
      <w:r w:rsidR="00844982" w:rsidRPr="00EF44D4">
        <w:rPr>
          <w:rFonts w:asciiTheme="majorHAnsi" w:hAnsiTheme="majorHAnsi"/>
          <w:sz w:val="20"/>
        </w:rPr>
        <w:t>.</w:t>
      </w:r>
      <w:proofErr w:type="gramEnd"/>
      <w:r w:rsidR="00844982" w:rsidRPr="00EF44D4">
        <w:rPr>
          <w:rFonts w:asciiTheme="majorHAnsi" w:hAnsiTheme="majorHAnsi"/>
          <w:sz w:val="20"/>
        </w:rPr>
        <w:t xml:space="preserve"> Retrieved 3</w:t>
      </w:r>
      <w:r w:rsidRPr="00EF44D4">
        <w:rPr>
          <w:rFonts w:asciiTheme="majorHAnsi" w:hAnsiTheme="majorHAnsi"/>
          <w:sz w:val="20"/>
        </w:rPr>
        <w:t xml:space="preserve"> December 2014, from http://www.w3.org/WAI/intro/accessibility.php</w:t>
      </w:r>
    </w:p>
    <w:p w14:paraId="2B7AB0CC" w14:textId="241A8C49" w:rsidR="00835943" w:rsidRPr="00EF44D4" w:rsidRDefault="00835943" w:rsidP="00835943">
      <w:pPr>
        <w:ind w:left="500" w:hanging="720"/>
        <w:jc w:val="left"/>
        <w:rPr>
          <w:rFonts w:asciiTheme="majorHAnsi" w:hAnsiTheme="majorHAnsi"/>
          <w:sz w:val="20"/>
        </w:rPr>
      </w:pPr>
      <w:r w:rsidRPr="00EF44D4">
        <w:rPr>
          <w:rFonts w:asciiTheme="majorHAnsi" w:hAnsiTheme="majorHAnsi"/>
          <w:sz w:val="20"/>
        </w:rPr>
        <w:lastRenderedPageBreak/>
        <w:t>World Wide Web Consortium (W3C)</w:t>
      </w:r>
      <w:proofErr w:type="gramStart"/>
      <w:r w:rsidRPr="00EF44D4">
        <w:rPr>
          <w:rFonts w:asciiTheme="majorHAnsi" w:hAnsiTheme="majorHAnsi"/>
          <w:sz w:val="20"/>
        </w:rPr>
        <w:t>,.</w:t>
      </w:r>
      <w:proofErr w:type="gramEnd"/>
      <w:r w:rsidRPr="00EF44D4">
        <w:rPr>
          <w:rFonts w:asciiTheme="majorHAnsi" w:hAnsiTheme="majorHAnsi"/>
          <w:sz w:val="20"/>
        </w:rPr>
        <w:t xml:space="preserve"> (2014b)</w:t>
      </w:r>
      <w:proofErr w:type="gramStart"/>
      <w:r w:rsidRPr="00EF44D4">
        <w:rPr>
          <w:rFonts w:asciiTheme="majorHAnsi" w:hAnsiTheme="majorHAnsi"/>
          <w:sz w:val="20"/>
        </w:rPr>
        <w:t xml:space="preserve">. </w:t>
      </w:r>
      <w:r w:rsidRPr="00EF44D4">
        <w:rPr>
          <w:rFonts w:asciiTheme="majorHAnsi" w:hAnsiTheme="majorHAnsi"/>
          <w:i/>
          <w:sz w:val="20"/>
        </w:rPr>
        <w:t>WCAG Overview</w:t>
      </w:r>
      <w:r w:rsidR="00844982" w:rsidRPr="00EF44D4">
        <w:rPr>
          <w:rFonts w:asciiTheme="majorHAnsi" w:hAnsiTheme="majorHAnsi"/>
          <w:sz w:val="20"/>
        </w:rPr>
        <w:t>.</w:t>
      </w:r>
      <w:proofErr w:type="gramEnd"/>
      <w:r w:rsidR="00844982" w:rsidRPr="00EF44D4">
        <w:rPr>
          <w:rFonts w:asciiTheme="majorHAnsi" w:hAnsiTheme="majorHAnsi"/>
          <w:sz w:val="20"/>
        </w:rPr>
        <w:t xml:space="preserve"> Retrieved 3</w:t>
      </w:r>
      <w:r w:rsidRPr="00EF44D4">
        <w:rPr>
          <w:rFonts w:asciiTheme="majorHAnsi" w:hAnsiTheme="majorHAnsi"/>
          <w:sz w:val="20"/>
        </w:rPr>
        <w:t xml:space="preserve"> December 2014, from http://www.w3.org/WAI/intro/wcag.php</w:t>
      </w:r>
    </w:p>
    <w:p w14:paraId="27D19035" w14:textId="46530F93" w:rsidR="00CD07E4" w:rsidRDefault="00835943" w:rsidP="005228B1">
      <w:pPr>
        <w:pStyle w:val="Heading1"/>
      </w:pPr>
      <w:r>
        <w:br w:type="page"/>
      </w:r>
      <w:bookmarkStart w:id="114" w:name="_Toc280344445"/>
      <w:r w:rsidR="00CD07E4" w:rsidRPr="000E3CD2">
        <w:lastRenderedPageBreak/>
        <w:t>APPENDIX A</w:t>
      </w:r>
      <w:r w:rsidR="00E57F0D">
        <w:t xml:space="preserve">: </w:t>
      </w:r>
      <w:r w:rsidR="00710126">
        <w:t>Survey Ethics</w:t>
      </w:r>
      <w:r w:rsidR="00E57F0D">
        <w:t xml:space="preserve"> Foreword</w:t>
      </w:r>
      <w:bookmarkEnd w:id="114"/>
    </w:p>
    <w:p w14:paraId="62138863" w14:textId="4F587B29" w:rsidR="006E1A66" w:rsidRPr="00381998" w:rsidRDefault="00381998" w:rsidP="005228B1">
      <w:r>
        <w:t xml:space="preserve">The following outlines the </w:t>
      </w:r>
      <w:r w:rsidR="00EA66DA">
        <w:t>intent of the survey</w:t>
      </w:r>
      <w:r w:rsidR="00054FC9">
        <w:t xml:space="preserve"> done for our primary research</w:t>
      </w:r>
      <w:r w:rsidR="00EA66DA">
        <w:t xml:space="preserve"> as well as outlining the ethical considerations that would be </w:t>
      </w:r>
      <w:r w:rsidR="00054FC9">
        <w:t>adhered to</w:t>
      </w:r>
      <w:r w:rsidR="00EA66DA">
        <w:t xml:space="preserve"> in utilizing this data.</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8856"/>
      </w:tblGrid>
      <w:tr w:rsidR="0041711C" w:rsidRPr="00A11D2F" w14:paraId="388E3A64" w14:textId="77777777" w:rsidTr="00381998">
        <w:tc>
          <w:tcPr>
            <w:tcW w:w="8856" w:type="dxa"/>
          </w:tcPr>
          <w:p w14:paraId="69C4A8D7" w14:textId="18B75D54" w:rsidR="0041711C" w:rsidRPr="00381998" w:rsidRDefault="0041711C" w:rsidP="00F73EE9">
            <w:pPr>
              <w:rPr>
                <w:rFonts w:asciiTheme="majorHAnsi" w:eastAsia="Times New Roman" w:hAnsiTheme="majorHAnsi" w:cs="Times New Roman"/>
                <w:sz w:val="24"/>
                <w:szCs w:val="24"/>
                <w:lang w:eastAsia="ja-JP"/>
              </w:rPr>
            </w:pPr>
            <w:r w:rsidRPr="00381998">
              <w:rPr>
                <w:rFonts w:asciiTheme="majorHAnsi" w:eastAsia="Times New Roman" w:hAnsiTheme="majorHAnsi" w:cs="Arial"/>
                <w:b/>
                <w:bCs/>
                <w:color w:val="000000"/>
                <w:sz w:val="23"/>
                <w:szCs w:val="23"/>
                <w:lang w:eastAsia="ja-JP"/>
              </w:rPr>
              <w:t>Autism Asperger</w:t>
            </w:r>
            <w:r w:rsidR="00381998">
              <w:rPr>
                <w:rFonts w:asciiTheme="majorHAnsi" w:eastAsia="Times New Roman" w:hAnsiTheme="majorHAnsi" w:cs="Arial"/>
                <w:b/>
                <w:bCs/>
                <w:color w:val="000000"/>
                <w:sz w:val="23"/>
                <w:szCs w:val="23"/>
                <w:lang w:eastAsia="ja-JP"/>
              </w:rPr>
              <w:t>’</w:t>
            </w:r>
            <w:r w:rsidRPr="00381998">
              <w:rPr>
                <w:rFonts w:asciiTheme="majorHAnsi" w:eastAsia="Times New Roman" w:hAnsiTheme="majorHAnsi" w:cs="Arial"/>
                <w:b/>
                <w:bCs/>
                <w:color w:val="000000"/>
                <w:sz w:val="23"/>
                <w:szCs w:val="23"/>
                <w:lang w:eastAsia="ja-JP"/>
              </w:rPr>
              <w:t>s Friendship Society of Calgary Website Usability Survey</w:t>
            </w:r>
          </w:p>
        </w:tc>
      </w:tr>
      <w:tr w:rsidR="0041711C" w:rsidRPr="00A11D2F" w14:paraId="1614220C" w14:textId="77777777" w:rsidTr="00381998">
        <w:tc>
          <w:tcPr>
            <w:tcW w:w="8856" w:type="dxa"/>
          </w:tcPr>
          <w:p w14:paraId="43C27520" w14:textId="19278C9E" w:rsidR="0041711C" w:rsidRPr="00381998" w:rsidRDefault="0041711C" w:rsidP="00F73EE9">
            <w:pPr>
              <w:rPr>
                <w:rFonts w:asciiTheme="majorHAnsi" w:eastAsia="Times New Roman" w:hAnsiTheme="majorHAnsi" w:cs="Times New Roman"/>
                <w:sz w:val="24"/>
                <w:szCs w:val="24"/>
                <w:lang w:eastAsia="ja-JP"/>
              </w:rPr>
            </w:pPr>
            <w:r w:rsidRPr="00381998">
              <w:rPr>
                <w:rFonts w:asciiTheme="majorHAnsi" w:eastAsia="Times New Roman" w:hAnsiTheme="majorHAnsi" w:cs="Arial"/>
                <w:b/>
                <w:bCs/>
                <w:color w:val="000000"/>
                <w:sz w:val="23"/>
                <w:szCs w:val="23"/>
                <w:lang w:eastAsia="ja-JP"/>
              </w:rPr>
              <w:t>Purpose of study:</w:t>
            </w:r>
            <w:r w:rsidRPr="00381998">
              <w:rPr>
                <w:rFonts w:asciiTheme="majorHAnsi" w:eastAsia="Times New Roman" w:hAnsiTheme="majorHAnsi" w:cs="Arial"/>
                <w:color w:val="000000"/>
                <w:sz w:val="23"/>
                <w:szCs w:val="23"/>
                <w:lang w:eastAsia="ja-JP"/>
              </w:rPr>
              <w:t xml:space="preserve"> The goal of the project is to determine and evaluate the usability of The Autism </w:t>
            </w:r>
            <w:r w:rsidR="00381998" w:rsidRPr="00381998">
              <w:rPr>
                <w:rFonts w:asciiTheme="majorHAnsi" w:eastAsia="Times New Roman" w:hAnsiTheme="majorHAnsi" w:cs="Arial"/>
                <w:color w:val="000000"/>
                <w:sz w:val="23"/>
                <w:szCs w:val="23"/>
                <w:lang w:eastAsia="ja-JP"/>
              </w:rPr>
              <w:t>Asperger’s</w:t>
            </w:r>
            <w:r w:rsidRPr="00381998">
              <w:rPr>
                <w:rFonts w:asciiTheme="majorHAnsi" w:eastAsia="Times New Roman" w:hAnsiTheme="majorHAnsi" w:cs="Arial"/>
                <w:color w:val="000000"/>
                <w:sz w:val="23"/>
                <w:szCs w:val="23"/>
                <w:lang w:eastAsia="ja-JP"/>
              </w:rPr>
              <w:t xml:space="preserve"> Friendship Society of Calgary’s website.</w:t>
            </w:r>
          </w:p>
        </w:tc>
      </w:tr>
      <w:tr w:rsidR="0041711C" w:rsidRPr="00A11D2F" w14:paraId="6D8FF414" w14:textId="77777777" w:rsidTr="00381998">
        <w:tc>
          <w:tcPr>
            <w:tcW w:w="8856" w:type="dxa"/>
          </w:tcPr>
          <w:p w14:paraId="081D77F7" w14:textId="43CC1205" w:rsidR="0041711C" w:rsidRPr="00381998" w:rsidRDefault="0041711C" w:rsidP="00F73EE9">
            <w:pPr>
              <w:rPr>
                <w:rFonts w:asciiTheme="majorHAnsi" w:eastAsia="Times New Roman" w:hAnsiTheme="majorHAnsi" w:cs="Times New Roman"/>
                <w:sz w:val="24"/>
                <w:szCs w:val="24"/>
                <w:lang w:eastAsia="ja-JP"/>
              </w:rPr>
            </w:pPr>
            <w:r w:rsidRPr="00381998">
              <w:rPr>
                <w:rFonts w:asciiTheme="majorHAnsi" w:eastAsia="Times New Roman" w:hAnsiTheme="majorHAnsi" w:cs="Arial"/>
                <w:b/>
                <w:bCs/>
                <w:color w:val="000000"/>
                <w:sz w:val="23"/>
                <w:szCs w:val="23"/>
                <w:lang w:eastAsia="ja-JP"/>
              </w:rPr>
              <w:t>Your participation in the study:</w:t>
            </w:r>
            <w:r w:rsidRPr="00381998">
              <w:rPr>
                <w:rFonts w:asciiTheme="majorHAnsi" w:eastAsia="Times New Roman" w:hAnsiTheme="majorHAnsi" w:cs="Arial"/>
                <w:color w:val="000000"/>
                <w:sz w:val="23"/>
                <w:szCs w:val="23"/>
                <w:lang w:eastAsia="ja-JP"/>
              </w:rPr>
              <w:t xml:space="preserve"> Your participation will involve navigating through the aforementioned website for approximately 10 minutes, and filling out a short survey about the </w:t>
            </w:r>
            <w:r w:rsidR="00381998" w:rsidRPr="00381998">
              <w:rPr>
                <w:rFonts w:asciiTheme="majorHAnsi" w:eastAsia="Times New Roman" w:hAnsiTheme="majorHAnsi" w:cs="Arial"/>
                <w:color w:val="000000"/>
                <w:sz w:val="23"/>
                <w:szCs w:val="23"/>
                <w:lang w:eastAsia="ja-JP"/>
              </w:rPr>
              <w:t>accessibility</w:t>
            </w:r>
            <w:r w:rsidRPr="00381998">
              <w:rPr>
                <w:rFonts w:asciiTheme="majorHAnsi" w:eastAsia="Times New Roman" w:hAnsiTheme="majorHAnsi" w:cs="Arial"/>
                <w:color w:val="000000"/>
                <w:sz w:val="23"/>
                <w:szCs w:val="23"/>
                <w:lang w:eastAsia="ja-JP"/>
              </w:rPr>
              <w:t xml:space="preserve"> of information, the overall aesthetic design, the credibility of AAFS as portrayed by its website, and how easy it is to navigate the website.</w:t>
            </w:r>
          </w:p>
        </w:tc>
      </w:tr>
      <w:tr w:rsidR="0041711C" w:rsidRPr="00A11D2F" w14:paraId="6A67D115" w14:textId="77777777" w:rsidTr="00381998">
        <w:tc>
          <w:tcPr>
            <w:tcW w:w="8856" w:type="dxa"/>
          </w:tcPr>
          <w:p w14:paraId="5F5C1393" w14:textId="77777777" w:rsidR="0041711C" w:rsidRPr="00381998" w:rsidRDefault="0041711C" w:rsidP="00F73EE9">
            <w:pPr>
              <w:rPr>
                <w:rFonts w:asciiTheme="majorHAnsi" w:eastAsia="Times New Roman" w:hAnsiTheme="majorHAnsi" w:cs="Times New Roman"/>
                <w:sz w:val="24"/>
                <w:szCs w:val="24"/>
                <w:lang w:eastAsia="ja-JP"/>
              </w:rPr>
            </w:pPr>
            <w:r w:rsidRPr="00381998">
              <w:rPr>
                <w:rFonts w:asciiTheme="majorHAnsi" w:eastAsia="Times New Roman" w:hAnsiTheme="majorHAnsi" w:cs="Arial"/>
                <w:b/>
                <w:bCs/>
                <w:color w:val="000000"/>
                <w:sz w:val="23"/>
                <w:szCs w:val="23"/>
                <w:lang w:eastAsia="ja-JP"/>
              </w:rPr>
              <w:t>Publication of results:</w:t>
            </w:r>
            <w:r w:rsidRPr="00381998">
              <w:rPr>
                <w:rFonts w:asciiTheme="majorHAnsi" w:eastAsia="Times New Roman" w:hAnsiTheme="majorHAnsi" w:cs="Arial"/>
                <w:color w:val="000000"/>
                <w:sz w:val="23"/>
                <w:szCs w:val="23"/>
                <w:lang w:eastAsia="ja-JP"/>
              </w:rPr>
              <w:t xml:space="preserve"> </w:t>
            </w:r>
            <w:proofErr w:type="gramStart"/>
            <w:r w:rsidRPr="00381998">
              <w:rPr>
                <w:rFonts w:asciiTheme="majorHAnsi" w:eastAsia="Times New Roman" w:hAnsiTheme="majorHAnsi" w:cs="Arial"/>
                <w:color w:val="000000"/>
                <w:sz w:val="23"/>
                <w:szCs w:val="23"/>
                <w:lang w:eastAsia="ja-JP"/>
              </w:rPr>
              <w:t>The survey will be used as the basis for analysis by myself, and my partners</w:t>
            </w:r>
            <w:proofErr w:type="gramEnd"/>
            <w:r w:rsidRPr="00381998">
              <w:rPr>
                <w:rFonts w:asciiTheme="majorHAnsi" w:eastAsia="Times New Roman" w:hAnsiTheme="majorHAnsi" w:cs="Arial"/>
                <w:color w:val="000000"/>
                <w:sz w:val="23"/>
                <w:szCs w:val="23"/>
                <w:lang w:eastAsia="ja-JP"/>
              </w:rPr>
              <w:t xml:space="preserve">. </w:t>
            </w:r>
            <w:proofErr w:type="gramStart"/>
            <w:r w:rsidRPr="00381998">
              <w:rPr>
                <w:rFonts w:asciiTheme="majorHAnsi" w:eastAsia="Times New Roman" w:hAnsiTheme="majorHAnsi" w:cs="Arial"/>
                <w:color w:val="000000"/>
                <w:sz w:val="23"/>
                <w:szCs w:val="23"/>
                <w:lang w:eastAsia="ja-JP"/>
              </w:rPr>
              <w:t>It will also be viewed by the instructor, the marker, and potentially other students in the COMS 363 course</w:t>
            </w:r>
            <w:proofErr w:type="gramEnd"/>
            <w:r w:rsidRPr="00381998">
              <w:rPr>
                <w:rFonts w:asciiTheme="majorHAnsi" w:eastAsia="Times New Roman" w:hAnsiTheme="majorHAnsi" w:cs="Arial"/>
                <w:color w:val="000000"/>
                <w:sz w:val="23"/>
                <w:szCs w:val="23"/>
                <w:lang w:eastAsia="ja-JP"/>
              </w:rPr>
              <w:t>.  Individual survey responses will in no way be made available to the general public.</w:t>
            </w:r>
          </w:p>
        </w:tc>
      </w:tr>
      <w:tr w:rsidR="0041711C" w:rsidRPr="00A11D2F" w14:paraId="45830102" w14:textId="77777777" w:rsidTr="00381998">
        <w:tc>
          <w:tcPr>
            <w:tcW w:w="8856" w:type="dxa"/>
          </w:tcPr>
          <w:p w14:paraId="76EB8CBC" w14:textId="77777777" w:rsidR="0041711C" w:rsidRPr="00381998" w:rsidRDefault="0041711C" w:rsidP="00F73EE9">
            <w:pPr>
              <w:rPr>
                <w:rFonts w:asciiTheme="majorHAnsi" w:eastAsia="Times New Roman" w:hAnsiTheme="majorHAnsi" w:cs="Times New Roman"/>
                <w:sz w:val="24"/>
                <w:szCs w:val="24"/>
                <w:lang w:eastAsia="ja-JP"/>
              </w:rPr>
            </w:pPr>
            <w:r w:rsidRPr="00381998">
              <w:rPr>
                <w:rFonts w:asciiTheme="majorHAnsi" w:eastAsia="Times New Roman" w:hAnsiTheme="majorHAnsi" w:cs="Arial"/>
                <w:b/>
                <w:bCs/>
                <w:color w:val="000000"/>
                <w:sz w:val="23"/>
                <w:szCs w:val="23"/>
                <w:lang w:eastAsia="ja-JP"/>
              </w:rPr>
              <w:t>Risk to you:</w:t>
            </w:r>
            <w:r w:rsidRPr="00381998">
              <w:rPr>
                <w:rFonts w:asciiTheme="majorHAnsi" w:eastAsia="Times New Roman" w:hAnsiTheme="majorHAnsi" w:cs="Arial"/>
                <w:color w:val="000000"/>
                <w:sz w:val="23"/>
                <w:szCs w:val="23"/>
                <w:lang w:eastAsia="ja-JP"/>
              </w:rPr>
              <w:t xml:space="preserve"> eSurv does not store any personal data such as your name, email, </w:t>
            </w:r>
            <w:proofErr w:type="spellStart"/>
            <w:r w:rsidRPr="00381998">
              <w:rPr>
                <w:rFonts w:asciiTheme="majorHAnsi" w:eastAsia="Times New Roman" w:hAnsiTheme="majorHAnsi" w:cs="Arial"/>
                <w:color w:val="000000"/>
                <w:sz w:val="23"/>
                <w:szCs w:val="23"/>
                <w:lang w:eastAsia="ja-JP"/>
              </w:rPr>
              <w:t>ect</w:t>
            </w:r>
            <w:proofErr w:type="spellEnd"/>
            <w:r w:rsidRPr="00381998">
              <w:rPr>
                <w:rFonts w:asciiTheme="majorHAnsi" w:eastAsia="Times New Roman" w:hAnsiTheme="majorHAnsi" w:cs="Arial"/>
                <w:color w:val="000000"/>
                <w:sz w:val="23"/>
                <w:szCs w:val="23"/>
                <w:lang w:eastAsia="ja-JP"/>
              </w:rPr>
              <w:t>. There are no risks associated to this survey. Your participation is entirely voluntary and may be cancelled prior to the end of the survey.  Due to the inability to distinguish your responses after submission, any submitted responses may not be removed.</w:t>
            </w:r>
          </w:p>
        </w:tc>
      </w:tr>
      <w:tr w:rsidR="0041711C" w:rsidRPr="00A11D2F" w14:paraId="5531EE93" w14:textId="77777777" w:rsidTr="00381998">
        <w:tc>
          <w:tcPr>
            <w:tcW w:w="8856" w:type="dxa"/>
          </w:tcPr>
          <w:p w14:paraId="36577BB7" w14:textId="77777777" w:rsidR="0041711C" w:rsidRPr="00381998" w:rsidRDefault="0041711C" w:rsidP="00F73EE9">
            <w:pPr>
              <w:rPr>
                <w:rFonts w:asciiTheme="majorHAnsi" w:eastAsia="Times New Roman" w:hAnsiTheme="majorHAnsi" w:cs="Times New Roman"/>
                <w:sz w:val="24"/>
                <w:szCs w:val="24"/>
                <w:lang w:eastAsia="ja-JP"/>
              </w:rPr>
            </w:pPr>
            <w:r w:rsidRPr="00381998">
              <w:rPr>
                <w:rFonts w:asciiTheme="majorHAnsi" w:eastAsia="Times New Roman" w:hAnsiTheme="majorHAnsi" w:cs="Arial"/>
                <w:b/>
                <w:bCs/>
                <w:color w:val="000000"/>
                <w:sz w:val="23"/>
                <w:szCs w:val="23"/>
                <w:lang w:eastAsia="ja-JP"/>
              </w:rPr>
              <w:t xml:space="preserve">Informed Consent: </w:t>
            </w:r>
            <w:r w:rsidRPr="00381998">
              <w:rPr>
                <w:rFonts w:asciiTheme="majorHAnsi" w:eastAsia="Times New Roman" w:hAnsiTheme="majorHAnsi" w:cs="Arial"/>
                <w:color w:val="000000"/>
                <w:sz w:val="23"/>
                <w:szCs w:val="23"/>
                <w:lang w:eastAsia="ja-JP"/>
              </w:rPr>
              <w:t>Due to the nature of eSurv, I, or my group members, are unable to identify your survey after you have submitted it and we are unable to remove it. By filling out, and submitting this survey you are consenting to the use of it as part of our study.</w:t>
            </w:r>
          </w:p>
        </w:tc>
      </w:tr>
      <w:tr w:rsidR="0041711C" w:rsidRPr="00A11D2F" w14:paraId="7688BD60" w14:textId="77777777" w:rsidTr="00381998">
        <w:tc>
          <w:tcPr>
            <w:tcW w:w="8856" w:type="dxa"/>
          </w:tcPr>
          <w:p w14:paraId="6990E407" w14:textId="77777777" w:rsidR="0041711C" w:rsidRPr="00381998" w:rsidRDefault="0041711C" w:rsidP="00F73EE9">
            <w:pPr>
              <w:rPr>
                <w:rFonts w:asciiTheme="majorHAnsi" w:eastAsia="Times New Roman" w:hAnsiTheme="majorHAnsi" w:cs="Times New Roman"/>
                <w:sz w:val="24"/>
                <w:szCs w:val="24"/>
                <w:lang w:eastAsia="ja-JP"/>
              </w:rPr>
            </w:pPr>
            <w:r w:rsidRPr="00381998">
              <w:rPr>
                <w:rFonts w:asciiTheme="majorHAnsi" w:eastAsia="Times New Roman" w:hAnsiTheme="majorHAnsi" w:cs="Arial"/>
                <w:b/>
                <w:bCs/>
                <w:color w:val="000000"/>
                <w:sz w:val="23"/>
                <w:szCs w:val="23"/>
                <w:lang w:eastAsia="ja-JP"/>
              </w:rPr>
              <w:t xml:space="preserve">Storage of Materials: </w:t>
            </w:r>
            <w:r w:rsidRPr="00381998">
              <w:rPr>
                <w:rFonts w:asciiTheme="majorHAnsi" w:eastAsia="Times New Roman" w:hAnsiTheme="majorHAnsi" w:cs="Arial"/>
                <w:color w:val="000000"/>
                <w:sz w:val="23"/>
                <w:szCs w:val="23"/>
                <w:lang w:eastAsia="ja-JP"/>
              </w:rPr>
              <w:t>All materials, notes, or comments my group, or our instructors may make will remain confidential. The results of this survey will remain confidential between the group, and its instructors. Any research notes and consent forms will be stored for two years under lock and key, including during the data collection phase. Your survey on eSurv may last up to twelve (12) months after the end of the survey period.</w:t>
            </w:r>
          </w:p>
        </w:tc>
      </w:tr>
      <w:tr w:rsidR="0041711C" w:rsidRPr="00A11D2F" w14:paraId="7BE3411D" w14:textId="77777777" w:rsidTr="00381998">
        <w:tc>
          <w:tcPr>
            <w:tcW w:w="8856" w:type="dxa"/>
          </w:tcPr>
          <w:p w14:paraId="332DB771" w14:textId="77777777" w:rsidR="0041711C" w:rsidRPr="00381998" w:rsidRDefault="0041711C" w:rsidP="00F73EE9">
            <w:pPr>
              <w:rPr>
                <w:rFonts w:asciiTheme="majorHAnsi" w:eastAsia="Times New Roman" w:hAnsiTheme="majorHAnsi" w:cs="Times New Roman"/>
                <w:sz w:val="24"/>
                <w:szCs w:val="24"/>
                <w:lang w:eastAsia="ja-JP"/>
              </w:rPr>
            </w:pPr>
            <w:r w:rsidRPr="00381998">
              <w:rPr>
                <w:rFonts w:asciiTheme="majorHAnsi" w:eastAsia="Times New Roman" w:hAnsiTheme="majorHAnsi" w:cs="Arial"/>
                <w:color w:val="000000"/>
                <w:sz w:val="23"/>
                <w:szCs w:val="23"/>
                <w:lang w:eastAsia="ja-JP"/>
              </w:rPr>
              <w:t xml:space="preserve">You are free to request more information about the study by contacting any member of our group, or our instructor Lisa Stowe at </w:t>
            </w:r>
            <w:hyperlink r:id="rId23" w:history="1">
              <w:r w:rsidRPr="00381998">
                <w:rPr>
                  <w:rFonts w:asciiTheme="majorHAnsi" w:eastAsia="Times New Roman" w:hAnsiTheme="majorHAnsi" w:cs="Arial"/>
                  <w:color w:val="1155CC"/>
                  <w:sz w:val="23"/>
                  <w:szCs w:val="23"/>
                  <w:u w:val="single"/>
                  <w:lang w:eastAsia="ja-JP"/>
                </w:rPr>
                <w:t>lstowe@ucalgary.ca</w:t>
              </w:r>
            </w:hyperlink>
            <w:r w:rsidRPr="00381998">
              <w:rPr>
                <w:rFonts w:asciiTheme="majorHAnsi" w:eastAsia="Times New Roman" w:hAnsiTheme="majorHAnsi" w:cs="Arial"/>
                <w:color w:val="000000"/>
                <w:sz w:val="23"/>
                <w:szCs w:val="23"/>
                <w:lang w:eastAsia="ja-JP"/>
              </w:rPr>
              <w:t xml:space="preserve">. For additional information on </w:t>
            </w:r>
            <w:proofErr w:type="spellStart"/>
            <w:r w:rsidRPr="00381998">
              <w:rPr>
                <w:rFonts w:asciiTheme="majorHAnsi" w:eastAsia="Times New Roman" w:hAnsiTheme="majorHAnsi" w:cs="Arial"/>
                <w:color w:val="000000"/>
                <w:sz w:val="23"/>
                <w:szCs w:val="23"/>
                <w:lang w:eastAsia="ja-JP"/>
              </w:rPr>
              <w:t>eSurv’s</w:t>
            </w:r>
            <w:proofErr w:type="spellEnd"/>
            <w:r w:rsidRPr="00381998">
              <w:rPr>
                <w:rFonts w:asciiTheme="majorHAnsi" w:eastAsia="Times New Roman" w:hAnsiTheme="majorHAnsi" w:cs="Arial"/>
                <w:color w:val="000000"/>
                <w:sz w:val="23"/>
                <w:szCs w:val="23"/>
                <w:lang w:eastAsia="ja-JP"/>
              </w:rPr>
              <w:t>, please refer to their privacy policy.</w:t>
            </w:r>
          </w:p>
        </w:tc>
      </w:tr>
    </w:tbl>
    <w:p w14:paraId="25E2C746" w14:textId="6C5C300C" w:rsidR="00CD07E4" w:rsidRDefault="00CD07E4" w:rsidP="005228B1">
      <w:pPr>
        <w:pStyle w:val="Heading1"/>
      </w:pPr>
      <w:r>
        <w:br w:type="page"/>
      </w:r>
      <w:bookmarkStart w:id="115" w:name="_Toc280344446"/>
      <w:r w:rsidRPr="000E3CD2">
        <w:lastRenderedPageBreak/>
        <w:t>APPENDIX B</w:t>
      </w:r>
      <w:r w:rsidR="00E57F0D">
        <w:t>: Survey Questions</w:t>
      </w:r>
      <w:bookmarkEnd w:id="115"/>
    </w:p>
    <w:p w14:paraId="0AFC994E" w14:textId="23D9E66B" w:rsidR="00106C5C" w:rsidRDefault="00CE6ABB" w:rsidP="00D213AF">
      <w:r>
        <w:t xml:space="preserve">The following lists the questions used for the survey conducted as primary research for this report. The </w:t>
      </w:r>
      <w:r w:rsidR="00812A53">
        <w:t>available answers are given as a scale from 1 to 5 in regards to how strongly they agree with the question.</w:t>
      </w:r>
      <w:r w:rsidR="00106C5C">
        <w:t xml:space="preserve"> The survey can be found at </w:t>
      </w:r>
      <w:hyperlink r:id="rId24" w:history="1">
        <w:r w:rsidR="00106C5C" w:rsidRPr="004A41AE">
          <w:rPr>
            <w:rStyle w:val="Hyperlink"/>
          </w:rPr>
          <w:t>https://a1surveys.c</w:t>
        </w:r>
        <w:r w:rsidR="00106C5C" w:rsidRPr="004A41AE">
          <w:rPr>
            <w:rStyle w:val="Hyperlink"/>
          </w:rPr>
          <w:t>o</w:t>
        </w:r>
        <w:r w:rsidR="00106C5C" w:rsidRPr="004A41AE">
          <w:rPr>
            <w:rStyle w:val="Hyperlink"/>
          </w:rPr>
          <w:t>m/online-survey.php?surveyID=LIILIF_bd232276</w:t>
        </w:r>
      </w:hyperlink>
    </w:p>
    <w:p w14:paraId="310B9164" w14:textId="77777777" w:rsidR="00E75F4F" w:rsidRPr="00D213AF" w:rsidRDefault="00E75F4F" w:rsidP="00D213AF"/>
    <w:tbl>
      <w:tblPr>
        <w:tblStyle w:val="TableGrid"/>
        <w:tblW w:w="5000" w:type="pct"/>
        <w:tblLook w:val="04A0" w:firstRow="1" w:lastRow="0" w:firstColumn="1" w:lastColumn="0" w:noHBand="0" w:noVBand="1"/>
      </w:tblPr>
      <w:tblGrid>
        <w:gridCol w:w="615"/>
        <w:gridCol w:w="5461"/>
        <w:gridCol w:w="556"/>
        <w:gridCol w:w="556"/>
        <w:gridCol w:w="556"/>
        <w:gridCol w:w="556"/>
        <w:gridCol w:w="556"/>
      </w:tblGrid>
      <w:tr w:rsidR="00CE6ABB" w14:paraId="67F24A37" w14:textId="77777777" w:rsidTr="00E57F0D">
        <w:trPr>
          <w:tblHeader/>
        </w:trPr>
        <w:tc>
          <w:tcPr>
            <w:tcW w:w="377" w:type="pct"/>
            <w:tcBorders>
              <w:right w:val="single" w:sz="12" w:space="0" w:color="2D2F2B" w:themeColor="text2"/>
            </w:tcBorders>
          </w:tcPr>
          <w:p w14:paraId="4E5F22AE" w14:textId="77777777" w:rsidR="00CE6ABB" w:rsidRDefault="00CE6ABB" w:rsidP="00F73EE9">
            <w:r>
              <w:t>#</w:t>
            </w:r>
          </w:p>
          <w:p w14:paraId="32C24C5F" w14:textId="77777777" w:rsidR="00CE6ABB" w:rsidRDefault="00CE6ABB" w:rsidP="00F73EE9"/>
        </w:tc>
        <w:tc>
          <w:tcPr>
            <w:tcW w:w="3218" w:type="pct"/>
            <w:tcBorders>
              <w:left w:val="single" w:sz="12" w:space="0" w:color="2D2F2B" w:themeColor="text2"/>
            </w:tcBorders>
          </w:tcPr>
          <w:p w14:paraId="62F8A636" w14:textId="77777777" w:rsidR="00CE6ABB" w:rsidRDefault="00CE6ABB" w:rsidP="00CE6ABB">
            <w:pPr>
              <w:jc w:val="center"/>
            </w:pPr>
            <w:r w:rsidRPr="0060662B">
              <w:rPr>
                <w:sz w:val="44"/>
              </w:rPr>
              <w:t>AAFS Website Usability Survey Questions</w:t>
            </w:r>
          </w:p>
        </w:tc>
        <w:tc>
          <w:tcPr>
            <w:tcW w:w="281" w:type="pct"/>
            <w:textDirection w:val="tbRl"/>
          </w:tcPr>
          <w:p w14:paraId="780D4D51" w14:textId="77777777" w:rsidR="00CE6ABB" w:rsidRDefault="00CE6ABB" w:rsidP="00F73EE9">
            <w:pPr>
              <w:ind w:left="113" w:right="113"/>
            </w:pPr>
            <w:r>
              <w:t>1 (strongly disagree)</w:t>
            </w:r>
          </w:p>
        </w:tc>
        <w:tc>
          <w:tcPr>
            <w:tcW w:w="281" w:type="pct"/>
            <w:tcBorders>
              <w:bottom w:val="single" w:sz="4" w:space="0" w:color="auto"/>
            </w:tcBorders>
            <w:textDirection w:val="tbRl"/>
          </w:tcPr>
          <w:p w14:paraId="315C0540" w14:textId="77777777" w:rsidR="00CE6ABB" w:rsidRDefault="00CE6ABB" w:rsidP="00F73EE9">
            <w:pPr>
              <w:ind w:left="113" w:right="113"/>
            </w:pPr>
            <w:r>
              <w:t>2 (disagree)</w:t>
            </w:r>
          </w:p>
        </w:tc>
        <w:tc>
          <w:tcPr>
            <w:tcW w:w="281" w:type="pct"/>
            <w:tcBorders>
              <w:bottom w:val="single" w:sz="4" w:space="0" w:color="auto"/>
            </w:tcBorders>
            <w:textDirection w:val="tbRl"/>
          </w:tcPr>
          <w:p w14:paraId="32424696" w14:textId="31E17C99" w:rsidR="00CE6ABB" w:rsidRDefault="00CE6ABB" w:rsidP="00E57F0D">
            <w:pPr>
              <w:ind w:left="113" w:right="113"/>
            </w:pPr>
            <w:r>
              <w:t>3 (</w:t>
            </w:r>
            <w:r w:rsidR="00E57F0D">
              <w:t>neutral</w:t>
            </w:r>
            <w:r>
              <w:t>)</w:t>
            </w:r>
          </w:p>
        </w:tc>
        <w:tc>
          <w:tcPr>
            <w:tcW w:w="281" w:type="pct"/>
            <w:tcBorders>
              <w:bottom w:val="single" w:sz="4" w:space="0" w:color="auto"/>
            </w:tcBorders>
            <w:textDirection w:val="tbRl"/>
          </w:tcPr>
          <w:p w14:paraId="339AB645" w14:textId="77777777" w:rsidR="00CE6ABB" w:rsidRDefault="00CE6ABB" w:rsidP="00F73EE9">
            <w:pPr>
              <w:ind w:left="113" w:right="113"/>
            </w:pPr>
            <w:r>
              <w:t>4 (agree)</w:t>
            </w:r>
          </w:p>
        </w:tc>
        <w:tc>
          <w:tcPr>
            <w:tcW w:w="281" w:type="pct"/>
            <w:textDirection w:val="tbRl"/>
          </w:tcPr>
          <w:p w14:paraId="514F3D5F" w14:textId="77777777" w:rsidR="00CE6ABB" w:rsidRDefault="00CE6ABB" w:rsidP="00F73EE9">
            <w:pPr>
              <w:ind w:left="113" w:right="113"/>
            </w:pPr>
            <w:r>
              <w:t>5 (strongly agree)</w:t>
            </w:r>
          </w:p>
        </w:tc>
      </w:tr>
      <w:tr w:rsidR="00CE6ABB" w14:paraId="6BC0B4C9" w14:textId="77777777" w:rsidTr="00E57F0D">
        <w:trPr>
          <w:tblHeader/>
        </w:trPr>
        <w:tc>
          <w:tcPr>
            <w:tcW w:w="377" w:type="pct"/>
            <w:tcBorders>
              <w:right w:val="single" w:sz="12" w:space="0" w:color="2D2F2B" w:themeColor="text2"/>
            </w:tcBorders>
          </w:tcPr>
          <w:p w14:paraId="5515FE9D" w14:textId="77777777" w:rsidR="00CE6ABB" w:rsidRDefault="00CE6ABB" w:rsidP="00F73EE9">
            <w:r>
              <w:t>1.0</w:t>
            </w:r>
          </w:p>
        </w:tc>
        <w:tc>
          <w:tcPr>
            <w:tcW w:w="3218" w:type="pct"/>
            <w:tcBorders>
              <w:left w:val="single" w:sz="12" w:space="0" w:color="2D2F2B" w:themeColor="text2"/>
            </w:tcBorders>
            <w:vAlign w:val="center"/>
          </w:tcPr>
          <w:p w14:paraId="47D5B6AF" w14:textId="77777777" w:rsidR="00CE6ABB" w:rsidRPr="00A11D2F" w:rsidRDefault="00CE6ABB" w:rsidP="00F73EE9">
            <w:pPr>
              <w:rPr>
                <w:rFonts w:eastAsia="Times New Roman"/>
                <w:b/>
                <w:bCs/>
              </w:rPr>
            </w:pPr>
            <w:r>
              <w:rPr>
                <w:rFonts w:eastAsia="Times New Roman"/>
                <w:b/>
                <w:bCs/>
              </w:rPr>
              <w:t>Have you ever visited AAFS’s website prior to this survey?</w:t>
            </w:r>
          </w:p>
        </w:tc>
        <w:tc>
          <w:tcPr>
            <w:tcW w:w="281" w:type="pct"/>
          </w:tcPr>
          <w:p w14:paraId="6CCE35C2" w14:textId="77777777" w:rsidR="00CE6ABB" w:rsidRDefault="00CE6ABB" w:rsidP="00F73EE9"/>
        </w:tc>
        <w:tc>
          <w:tcPr>
            <w:tcW w:w="281" w:type="pct"/>
            <w:shd w:val="clear" w:color="auto" w:fill="0C0C0C"/>
          </w:tcPr>
          <w:p w14:paraId="3DF139AE" w14:textId="77777777" w:rsidR="00CE6ABB" w:rsidRDefault="00CE6ABB" w:rsidP="00F73EE9"/>
        </w:tc>
        <w:tc>
          <w:tcPr>
            <w:tcW w:w="281" w:type="pct"/>
            <w:shd w:val="clear" w:color="auto" w:fill="0C0C0C"/>
          </w:tcPr>
          <w:p w14:paraId="6A3E98C2" w14:textId="77777777" w:rsidR="00CE6ABB" w:rsidRDefault="00CE6ABB" w:rsidP="00F73EE9"/>
        </w:tc>
        <w:tc>
          <w:tcPr>
            <w:tcW w:w="281" w:type="pct"/>
            <w:shd w:val="clear" w:color="auto" w:fill="0C0C0C"/>
          </w:tcPr>
          <w:p w14:paraId="7E772E6D" w14:textId="77777777" w:rsidR="00CE6ABB" w:rsidRDefault="00CE6ABB" w:rsidP="00F73EE9"/>
        </w:tc>
        <w:tc>
          <w:tcPr>
            <w:tcW w:w="281" w:type="pct"/>
          </w:tcPr>
          <w:p w14:paraId="3D3D17A4" w14:textId="77777777" w:rsidR="00CE6ABB" w:rsidRDefault="00CE6ABB" w:rsidP="00F73EE9"/>
        </w:tc>
      </w:tr>
      <w:tr w:rsidR="00CE6ABB" w14:paraId="0E85C88F" w14:textId="77777777" w:rsidTr="00E57F0D">
        <w:trPr>
          <w:tblHeader/>
        </w:trPr>
        <w:tc>
          <w:tcPr>
            <w:tcW w:w="377" w:type="pct"/>
            <w:tcBorders>
              <w:right w:val="single" w:sz="12" w:space="0" w:color="2D2F2B" w:themeColor="text2"/>
            </w:tcBorders>
          </w:tcPr>
          <w:p w14:paraId="5AE4646D" w14:textId="77777777" w:rsidR="00CE6ABB" w:rsidRDefault="00CE6ABB" w:rsidP="00F73EE9">
            <w:r>
              <w:t>2.1</w:t>
            </w:r>
          </w:p>
        </w:tc>
        <w:tc>
          <w:tcPr>
            <w:tcW w:w="3218" w:type="pct"/>
            <w:tcBorders>
              <w:left w:val="single" w:sz="12" w:space="0" w:color="2D2F2B" w:themeColor="text2"/>
            </w:tcBorders>
            <w:vAlign w:val="center"/>
          </w:tcPr>
          <w:p w14:paraId="06ED8889" w14:textId="77777777" w:rsidR="00CE6ABB" w:rsidRPr="00A11D2F" w:rsidRDefault="00CE6ABB" w:rsidP="00F73EE9">
            <w:pPr>
              <w:rPr>
                <w:rFonts w:eastAsia="Times New Roman"/>
                <w:b/>
                <w:bCs/>
              </w:rPr>
            </w:pPr>
            <w:r w:rsidRPr="00A11D2F">
              <w:rPr>
                <w:rFonts w:eastAsia="Times New Roman"/>
                <w:b/>
                <w:bCs/>
              </w:rPr>
              <w:t>The website is easily recognized as the Autism Asperger</w:t>
            </w:r>
            <w:r>
              <w:rPr>
                <w:rFonts w:eastAsia="Times New Roman"/>
                <w:b/>
                <w:bCs/>
              </w:rPr>
              <w:t>’</w:t>
            </w:r>
            <w:r w:rsidRPr="00A11D2F">
              <w:rPr>
                <w:rFonts w:eastAsia="Times New Roman"/>
                <w:b/>
                <w:bCs/>
              </w:rPr>
              <w:t>s Friendship Society's website.</w:t>
            </w:r>
          </w:p>
        </w:tc>
        <w:tc>
          <w:tcPr>
            <w:tcW w:w="281" w:type="pct"/>
          </w:tcPr>
          <w:p w14:paraId="619BA890" w14:textId="77777777" w:rsidR="00CE6ABB" w:rsidRDefault="00CE6ABB" w:rsidP="00F73EE9"/>
        </w:tc>
        <w:tc>
          <w:tcPr>
            <w:tcW w:w="281" w:type="pct"/>
          </w:tcPr>
          <w:p w14:paraId="2B9E9061" w14:textId="77777777" w:rsidR="00CE6ABB" w:rsidRDefault="00CE6ABB" w:rsidP="00F73EE9"/>
        </w:tc>
        <w:tc>
          <w:tcPr>
            <w:tcW w:w="281" w:type="pct"/>
          </w:tcPr>
          <w:p w14:paraId="7D159A93" w14:textId="77777777" w:rsidR="00CE6ABB" w:rsidRDefault="00CE6ABB" w:rsidP="00F73EE9"/>
        </w:tc>
        <w:tc>
          <w:tcPr>
            <w:tcW w:w="281" w:type="pct"/>
          </w:tcPr>
          <w:p w14:paraId="40D7E23A" w14:textId="77777777" w:rsidR="00CE6ABB" w:rsidRDefault="00CE6ABB" w:rsidP="00F73EE9"/>
        </w:tc>
        <w:tc>
          <w:tcPr>
            <w:tcW w:w="281" w:type="pct"/>
          </w:tcPr>
          <w:p w14:paraId="350EA968" w14:textId="77777777" w:rsidR="00CE6ABB" w:rsidRDefault="00CE6ABB" w:rsidP="00F73EE9"/>
        </w:tc>
      </w:tr>
      <w:tr w:rsidR="00CE6ABB" w14:paraId="38A6A9FE" w14:textId="77777777" w:rsidTr="00E57F0D">
        <w:trPr>
          <w:tblHeader/>
        </w:trPr>
        <w:tc>
          <w:tcPr>
            <w:tcW w:w="377" w:type="pct"/>
            <w:tcBorders>
              <w:right w:val="single" w:sz="12" w:space="0" w:color="2D2F2B" w:themeColor="text2"/>
            </w:tcBorders>
          </w:tcPr>
          <w:p w14:paraId="3D6BDE41" w14:textId="77777777" w:rsidR="00CE6ABB" w:rsidRDefault="00CE6ABB" w:rsidP="00F73EE9">
            <w:r>
              <w:t>2.2</w:t>
            </w:r>
          </w:p>
        </w:tc>
        <w:tc>
          <w:tcPr>
            <w:tcW w:w="3218" w:type="pct"/>
            <w:tcBorders>
              <w:left w:val="single" w:sz="12" w:space="0" w:color="2D2F2B" w:themeColor="text2"/>
            </w:tcBorders>
            <w:vAlign w:val="center"/>
          </w:tcPr>
          <w:p w14:paraId="6E3A4850" w14:textId="77777777" w:rsidR="00CE6ABB" w:rsidRPr="00A11D2F" w:rsidRDefault="00CE6ABB" w:rsidP="00F73EE9">
            <w:pPr>
              <w:rPr>
                <w:rFonts w:eastAsia="Times New Roman"/>
                <w:b/>
                <w:bCs/>
              </w:rPr>
            </w:pPr>
            <w:r w:rsidRPr="00A11D2F">
              <w:rPr>
                <w:rFonts w:eastAsia="Times New Roman"/>
                <w:b/>
                <w:bCs/>
              </w:rPr>
              <w:t>The website layout is user friendly.</w:t>
            </w:r>
          </w:p>
        </w:tc>
        <w:tc>
          <w:tcPr>
            <w:tcW w:w="281" w:type="pct"/>
          </w:tcPr>
          <w:p w14:paraId="4CF52A0F" w14:textId="77777777" w:rsidR="00CE6ABB" w:rsidRDefault="00CE6ABB" w:rsidP="00F73EE9"/>
        </w:tc>
        <w:tc>
          <w:tcPr>
            <w:tcW w:w="281" w:type="pct"/>
          </w:tcPr>
          <w:p w14:paraId="745B6B2C" w14:textId="77777777" w:rsidR="00CE6ABB" w:rsidRDefault="00CE6ABB" w:rsidP="00F73EE9"/>
        </w:tc>
        <w:tc>
          <w:tcPr>
            <w:tcW w:w="281" w:type="pct"/>
          </w:tcPr>
          <w:p w14:paraId="722B5C23" w14:textId="77777777" w:rsidR="00CE6ABB" w:rsidRDefault="00CE6ABB" w:rsidP="00F73EE9"/>
        </w:tc>
        <w:tc>
          <w:tcPr>
            <w:tcW w:w="281" w:type="pct"/>
          </w:tcPr>
          <w:p w14:paraId="047A8CF3" w14:textId="77777777" w:rsidR="00CE6ABB" w:rsidRDefault="00CE6ABB" w:rsidP="00F73EE9"/>
        </w:tc>
        <w:tc>
          <w:tcPr>
            <w:tcW w:w="281" w:type="pct"/>
          </w:tcPr>
          <w:p w14:paraId="6C7DFED9" w14:textId="77777777" w:rsidR="00CE6ABB" w:rsidRDefault="00CE6ABB" w:rsidP="00F73EE9"/>
        </w:tc>
      </w:tr>
      <w:tr w:rsidR="00CE6ABB" w14:paraId="26450FFA" w14:textId="77777777" w:rsidTr="00E57F0D">
        <w:trPr>
          <w:tblHeader/>
        </w:trPr>
        <w:tc>
          <w:tcPr>
            <w:tcW w:w="377" w:type="pct"/>
            <w:tcBorders>
              <w:right w:val="single" w:sz="12" w:space="0" w:color="2D2F2B" w:themeColor="text2"/>
            </w:tcBorders>
          </w:tcPr>
          <w:p w14:paraId="6CD4431F" w14:textId="77777777" w:rsidR="00CE6ABB" w:rsidRDefault="00CE6ABB" w:rsidP="00F73EE9">
            <w:r>
              <w:t>2.3</w:t>
            </w:r>
          </w:p>
        </w:tc>
        <w:tc>
          <w:tcPr>
            <w:tcW w:w="3218" w:type="pct"/>
            <w:tcBorders>
              <w:left w:val="single" w:sz="12" w:space="0" w:color="2D2F2B" w:themeColor="text2"/>
            </w:tcBorders>
            <w:vAlign w:val="center"/>
          </w:tcPr>
          <w:p w14:paraId="261FF1E7" w14:textId="77777777" w:rsidR="00CE6ABB" w:rsidRPr="00A11D2F" w:rsidRDefault="00CE6ABB" w:rsidP="00F73EE9">
            <w:pPr>
              <w:rPr>
                <w:rFonts w:eastAsia="Times New Roman"/>
                <w:b/>
                <w:bCs/>
              </w:rPr>
            </w:pPr>
            <w:r w:rsidRPr="00A11D2F">
              <w:rPr>
                <w:rFonts w:eastAsia="Times New Roman"/>
                <w:b/>
                <w:bCs/>
              </w:rPr>
              <w:t>The website layout is easy to follow.</w:t>
            </w:r>
          </w:p>
        </w:tc>
        <w:tc>
          <w:tcPr>
            <w:tcW w:w="281" w:type="pct"/>
          </w:tcPr>
          <w:p w14:paraId="328FE54A" w14:textId="77777777" w:rsidR="00CE6ABB" w:rsidRDefault="00CE6ABB" w:rsidP="00F73EE9"/>
        </w:tc>
        <w:tc>
          <w:tcPr>
            <w:tcW w:w="281" w:type="pct"/>
          </w:tcPr>
          <w:p w14:paraId="555C0E77" w14:textId="77777777" w:rsidR="00CE6ABB" w:rsidRDefault="00CE6ABB" w:rsidP="00F73EE9"/>
        </w:tc>
        <w:tc>
          <w:tcPr>
            <w:tcW w:w="281" w:type="pct"/>
          </w:tcPr>
          <w:p w14:paraId="47A3C91E" w14:textId="77777777" w:rsidR="00CE6ABB" w:rsidRDefault="00CE6ABB" w:rsidP="00F73EE9"/>
        </w:tc>
        <w:tc>
          <w:tcPr>
            <w:tcW w:w="281" w:type="pct"/>
          </w:tcPr>
          <w:p w14:paraId="71674E3A" w14:textId="77777777" w:rsidR="00CE6ABB" w:rsidRDefault="00CE6ABB" w:rsidP="00F73EE9"/>
        </w:tc>
        <w:tc>
          <w:tcPr>
            <w:tcW w:w="281" w:type="pct"/>
          </w:tcPr>
          <w:p w14:paraId="2330E81B" w14:textId="77777777" w:rsidR="00CE6ABB" w:rsidRDefault="00CE6ABB" w:rsidP="00F73EE9"/>
        </w:tc>
      </w:tr>
      <w:tr w:rsidR="00CE6ABB" w14:paraId="2A5F6216" w14:textId="77777777" w:rsidTr="00E57F0D">
        <w:trPr>
          <w:tblHeader/>
        </w:trPr>
        <w:tc>
          <w:tcPr>
            <w:tcW w:w="377" w:type="pct"/>
            <w:tcBorders>
              <w:right w:val="single" w:sz="12" w:space="0" w:color="2D2F2B" w:themeColor="text2"/>
            </w:tcBorders>
          </w:tcPr>
          <w:p w14:paraId="4282BE31" w14:textId="77777777" w:rsidR="00CE6ABB" w:rsidRDefault="00CE6ABB" w:rsidP="00F73EE9">
            <w:r>
              <w:t>2.4</w:t>
            </w:r>
          </w:p>
        </w:tc>
        <w:tc>
          <w:tcPr>
            <w:tcW w:w="3218" w:type="pct"/>
            <w:tcBorders>
              <w:left w:val="single" w:sz="12" w:space="0" w:color="2D2F2B" w:themeColor="text2"/>
            </w:tcBorders>
            <w:vAlign w:val="center"/>
          </w:tcPr>
          <w:p w14:paraId="2CC72582" w14:textId="77777777" w:rsidR="00CE6ABB" w:rsidRPr="00A11D2F" w:rsidRDefault="00CE6ABB" w:rsidP="00F73EE9">
            <w:pPr>
              <w:rPr>
                <w:rFonts w:eastAsia="Times New Roman"/>
                <w:b/>
                <w:bCs/>
              </w:rPr>
            </w:pPr>
            <w:r w:rsidRPr="00A11D2F">
              <w:rPr>
                <w:rFonts w:eastAsia="Times New Roman"/>
                <w:b/>
                <w:bCs/>
              </w:rPr>
              <w:t>Navigation tools are user friendly (useful for locating information).</w:t>
            </w:r>
          </w:p>
        </w:tc>
        <w:tc>
          <w:tcPr>
            <w:tcW w:w="281" w:type="pct"/>
          </w:tcPr>
          <w:p w14:paraId="6EF6BF8B" w14:textId="77777777" w:rsidR="00CE6ABB" w:rsidRDefault="00CE6ABB" w:rsidP="00F73EE9"/>
        </w:tc>
        <w:tc>
          <w:tcPr>
            <w:tcW w:w="281" w:type="pct"/>
          </w:tcPr>
          <w:p w14:paraId="0B1F371A" w14:textId="77777777" w:rsidR="00CE6ABB" w:rsidRDefault="00CE6ABB" w:rsidP="00F73EE9"/>
        </w:tc>
        <w:tc>
          <w:tcPr>
            <w:tcW w:w="281" w:type="pct"/>
          </w:tcPr>
          <w:p w14:paraId="4791A0CF" w14:textId="77777777" w:rsidR="00CE6ABB" w:rsidRDefault="00CE6ABB" w:rsidP="00F73EE9"/>
        </w:tc>
        <w:tc>
          <w:tcPr>
            <w:tcW w:w="281" w:type="pct"/>
          </w:tcPr>
          <w:p w14:paraId="38D3002A" w14:textId="77777777" w:rsidR="00CE6ABB" w:rsidRDefault="00CE6ABB" w:rsidP="00F73EE9"/>
        </w:tc>
        <w:tc>
          <w:tcPr>
            <w:tcW w:w="281" w:type="pct"/>
          </w:tcPr>
          <w:p w14:paraId="11BA125E" w14:textId="77777777" w:rsidR="00CE6ABB" w:rsidRDefault="00CE6ABB" w:rsidP="00F73EE9"/>
        </w:tc>
      </w:tr>
      <w:tr w:rsidR="00CE6ABB" w14:paraId="53369B1B" w14:textId="77777777" w:rsidTr="00E57F0D">
        <w:trPr>
          <w:tblHeader/>
        </w:trPr>
        <w:tc>
          <w:tcPr>
            <w:tcW w:w="377" w:type="pct"/>
            <w:tcBorders>
              <w:right w:val="single" w:sz="12" w:space="0" w:color="2D2F2B" w:themeColor="text2"/>
            </w:tcBorders>
          </w:tcPr>
          <w:p w14:paraId="2842B9D7" w14:textId="77777777" w:rsidR="00CE6ABB" w:rsidRDefault="00CE6ABB" w:rsidP="00F73EE9">
            <w:r>
              <w:t>2.5</w:t>
            </w:r>
          </w:p>
        </w:tc>
        <w:tc>
          <w:tcPr>
            <w:tcW w:w="3218" w:type="pct"/>
            <w:tcBorders>
              <w:left w:val="single" w:sz="12" w:space="0" w:color="2D2F2B" w:themeColor="text2"/>
            </w:tcBorders>
            <w:vAlign w:val="center"/>
          </w:tcPr>
          <w:p w14:paraId="22E02A66" w14:textId="77777777" w:rsidR="00CE6ABB" w:rsidRPr="00A11D2F" w:rsidRDefault="00CE6ABB" w:rsidP="00F73EE9">
            <w:pPr>
              <w:rPr>
                <w:rFonts w:eastAsia="Times New Roman"/>
                <w:b/>
                <w:bCs/>
              </w:rPr>
            </w:pPr>
            <w:r w:rsidRPr="00A11D2F">
              <w:rPr>
                <w:rFonts w:eastAsia="Times New Roman"/>
                <w:b/>
                <w:bCs/>
              </w:rPr>
              <w:t>Contact information is easy to find.</w:t>
            </w:r>
          </w:p>
        </w:tc>
        <w:tc>
          <w:tcPr>
            <w:tcW w:w="281" w:type="pct"/>
          </w:tcPr>
          <w:p w14:paraId="0CC754DD" w14:textId="77777777" w:rsidR="00CE6ABB" w:rsidRDefault="00CE6ABB" w:rsidP="00F73EE9"/>
        </w:tc>
        <w:tc>
          <w:tcPr>
            <w:tcW w:w="281" w:type="pct"/>
          </w:tcPr>
          <w:p w14:paraId="560F528A" w14:textId="77777777" w:rsidR="00CE6ABB" w:rsidRDefault="00CE6ABB" w:rsidP="00F73EE9"/>
        </w:tc>
        <w:tc>
          <w:tcPr>
            <w:tcW w:w="281" w:type="pct"/>
          </w:tcPr>
          <w:p w14:paraId="24DE5113" w14:textId="77777777" w:rsidR="00CE6ABB" w:rsidRDefault="00CE6ABB" w:rsidP="00F73EE9"/>
        </w:tc>
        <w:tc>
          <w:tcPr>
            <w:tcW w:w="281" w:type="pct"/>
          </w:tcPr>
          <w:p w14:paraId="7FD910AD" w14:textId="77777777" w:rsidR="00CE6ABB" w:rsidRDefault="00CE6ABB" w:rsidP="00F73EE9"/>
        </w:tc>
        <w:tc>
          <w:tcPr>
            <w:tcW w:w="281" w:type="pct"/>
          </w:tcPr>
          <w:p w14:paraId="4561C7B1" w14:textId="77777777" w:rsidR="00CE6ABB" w:rsidRDefault="00CE6ABB" w:rsidP="00F73EE9"/>
        </w:tc>
      </w:tr>
      <w:tr w:rsidR="00CE6ABB" w14:paraId="2A14F050" w14:textId="77777777" w:rsidTr="00E57F0D">
        <w:trPr>
          <w:tblHeader/>
        </w:trPr>
        <w:tc>
          <w:tcPr>
            <w:tcW w:w="377" w:type="pct"/>
            <w:tcBorders>
              <w:right w:val="single" w:sz="12" w:space="0" w:color="2D2F2B" w:themeColor="text2"/>
            </w:tcBorders>
          </w:tcPr>
          <w:p w14:paraId="70E9316C" w14:textId="77777777" w:rsidR="00CE6ABB" w:rsidRDefault="00CE6ABB" w:rsidP="00F73EE9">
            <w:r>
              <w:t>2.6</w:t>
            </w:r>
          </w:p>
        </w:tc>
        <w:tc>
          <w:tcPr>
            <w:tcW w:w="3218" w:type="pct"/>
            <w:tcBorders>
              <w:left w:val="single" w:sz="12" w:space="0" w:color="2D2F2B" w:themeColor="text2"/>
            </w:tcBorders>
            <w:vAlign w:val="center"/>
          </w:tcPr>
          <w:p w14:paraId="3D19FB8A" w14:textId="77777777" w:rsidR="00CE6ABB" w:rsidRPr="00A11D2F" w:rsidRDefault="00CE6ABB" w:rsidP="00F73EE9">
            <w:pPr>
              <w:rPr>
                <w:rFonts w:eastAsia="Times New Roman"/>
                <w:b/>
                <w:bCs/>
              </w:rPr>
            </w:pPr>
            <w:r w:rsidRPr="00A11D2F">
              <w:rPr>
                <w:rFonts w:eastAsia="Times New Roman"/>
                <w:b/>
                <w:bCs/>
              </w:rPr>
              <w:t>Information about provided programs is accessible.</w:t>
            </w:r>
          </w:p>
        </w:tc>
        <w:tc>
          <w:tcPr>
            <w:tcW w:w="281" w:type="pct"/>
          </w:tcPr>
          <w:p w14:paraId="28D3A7FD" w14:textId="77777777" w:rsidR="00CE6ABB" w:rsidRDefault="00CE6ABB" w:rsidP="00F73EE9"/>
        </w:tc>
        <w:tc>
          <w:tcPr>
            <w:tcW w:w="281" w:type="pct"/>
          </w:tcPr>
          <w:p w14:paraId="5AE059FE" w14:textId="77777777" w:rsidR="00CE6ABB" w:rsidRDefault="00CE6ABB" w:rsidP="00F73EE9"/>
        </w:tc>
        <w:tc>
          <w:tcPr>
            <w:tcW w:w="281" w:type="pct"/>
          </w:tcPr>
          <w:p w14:paraId="6BE9513E" w14:textId="77777777" w:rsidR="00CE6ABB" w:rsidRDefault="00CE6ABB" w:rsidP="00F73EE9"/>
        </w:tc>
        <w:tc>
          <w:tcPr>
            <w:tcW w:w="281" w:type="pct"/>
          </w:tcPr>
          <w:p w14:paraId="70DEADE8" w14:textId="77777777" w:rsidR="00CE6ABB" w:rsidRDefault="00CE6ABB" w:rsidP="00F73EE9"/>
        </w:tc>
        <w:tc>
          <w:tcPr>
            <w:tcW w:w="281" w:type="pct"/>
          </w:tcPr>
          <w:p w14:paraId="29C29D2F" w14:textId="77777777" w:rsidR="00CE6ABB" w:rsidRDefault="00CE6ABB" w:rsidP="00F73EE9"/>
        </w:tc>
      </w:tr>
      <w:tr w:rsidR="00CE6ABB" w14:paraId="21D6653F" w14:textId="77777777" w:rsidTr="00E57F0D">
        <w:trPr>
          <w:tblHeader/>
        </w:trPr>
        <w:tc>
          <w:tcPr>
            <w:tcW w:w="377" w:type="pct"/>
            <w:tcBorders>
              <w:right w:val="single" w:sz="12" w:space="0" w:color="2D2F2B" w:themeColor="text2"/>
            </w:tcBorders>
          </w:tcPr>
          <w:p w14:paraId="0053F78C" w14:textId="77777777" w:rsidR="00CE6ABB" w:rsidRDefault="00CE6ABB" w:rsidP="00F73EE9">
            <w:r>
              <w:t>2.7</w:t>
            </w:r>
          </w:p>
        </w:tc>
        <w:tc>
          <w:tcPr>
            <w:tcW w:w="3218" w:type="pct"/>
            <w:tcBorders>
              <w:left w:val="single" w:sz="12" w:space="0" w:color="2D2F2B" w:themeColor="text2"/>
            </w:tcBorders>
            <w:vAlign w:val="center"/>
          </w:tcPr>
          <w:p w14:paraId="304C581A" w14:textId="77777777" w:rsidR="00CE6ABB" w:rsidRPr="00A11D2F" w:rsidRDefault="00CE6ABB" w:rsidP="00F73EE9">
            <w:pPr>
              <w:rPr>
                <w:rFonts w:eastAsia="Times New Roman"/>
                <w:b/>
                <w:bCs/>
              </w:rPr>
            </w:pPr>
            <w:r w:rsidRPr="00A11D2F">
              <w:rPr>
                <w:rFonts w:eastAsia="Times New Roman"/>
                <w:b/>
                <w:bCs/>
              </w:rPr>
              <w:t>The frequently asked question page is accessible.</w:t>
            </w:r>
          </w:p>
        </w:tc>
        <w:tc>
          <w:tcPr>
            <w:tcW w:w="281" w:type="pct"/>
          </w:tcPr>
          <w:p w14:paraId="7BDCB7A8" w14:textId="77777777" w:rsidR="00CE6ABB" w:rsidRDefault="00CE6ABB" w:rsidP="00F73EE9"/>
        </w:tc>
        <w:tc>
          <w:tcPr>
            <w:tcW w:w="281" w:type="pct"/>
          </w:tcPr>
          <w:p w14:paraId="5D7EAAEE" w14:textId="77777777" w:rsidR="00CE6ABB" w:rsidRDefault="00CE6ABB" w:rsidP="00F73EE9"/>
        </w:tc>
        <w:tc>
          <w:tcPr>
            <w:tcW w:w="281" w:type="pct"/>
          </w:tcPr>
          <w:p w14:paraId="5F7052E3" w14:textId="77777777" w:rsidR="00CE6ABB" w:rsidRDefault="00CE6ABB" w:rsidP="00F73EE9"/>
        </w:tc>
        <w:tc>
          <w:tcPr>
            <w:tcW w:w="281" w:type="pct"/>
          </w:tcPr>
          <w:p w14:paraId="7328B3EA" w14:textId="77777777" w:rsidR="00CE6ABB" w:rsidRDefault="00CE6ABB" w:rsidP="00F73EE9"/>
        </w:tc>
        <w:tc>
          <w:tcPr>
            <w:tcW w:w="281" w:type="pct"/>
          </w:tcPr>
          <w:p w14:paraId="7B8B15F5" w14:textId="77777777" w:rsidR="00CE6ABB" w:rsidRDefault="00CE6ABB" w:rsidP="00F73EE9"/>
        </w:tc>
      </w:tr>
      <w:tr w:rsidR="00CE6ABB" w14:paraId="0686AAE0" w14:textId="77777777" w:rsidTr="00E57F0D">
        <w:trPr>
          <w:tblHeader/>
        </w:trPr>
        <w:tc>
          <w:tcPr>
            <w:tcW w:w="377" w:type="pct"/>
            <w:tcBorders>
              <w:right w:val="single" w:sz="12" w:space="0" w:color="2D2F2B" w:themeColor="text2"/>
            </w:tcBorders>
          </w:tcPr>
          <w:p w14:paraId="38F6E480" w14:textId="77777777" w:rsidR="00CE6ABB" w:rsidRDefault="00CE6ABB" w:rsidP="00F73EE9">
            <w:r>
              <w:t>2.8</w:t>
            </w:r>
          </w:p>
        </w:tc>
        <w:tc>
          <w:tcPr>
            <w:tcW w:w="3218" w:type="pct"/>
            <w:tcBorders>
              <w:left w:val="single" w:sz="12" w:space="0" w:color="2D2F2B" w:themeColor="text2"/>
            </w:tcBorders>
            <w:vAlign w:val="center"/>
          </w:tcPr>
          <w:p w14:paraId="72A8C855" w14:textId="77777777" w:rsidR="00CE6ABB" w:rsidRPr="00A11D2F" w:rsidRDefault="00CE6ABB" w:rsidP="00F73EE9">
            <w:pPr>
              <w:rPr>
                <w:rFonts w:eastAsia="Times New Roman"/>
                <w:b/>
                <w:bCs/>
              </w:rPr>
            </w:pPr>
            <w:r w:rsidRPr="00A11D2F">
              <w:rPr>
                <w:rFonts w:eastAsia="Times New Roman"/>
                <w:b/>
                <w:bCs/>
              </w:rPr>
              <w:t>The content is concise and informative.</w:t>
            </w:r>
          </w:p>
        </w:tc>
        <w:tc>
          <w:tcPr>
            <w:tcW w:w="281" w:type="pct"/>
          </w:tcPr>
          <w:p w14:paraId="501A49CF" w14:textId="77777777" w:rsidR="00CE6ABB" w:rsidRDefault="00CE6ABB" w:rsidP="00F73EE9"/>
        </w:tc>
        <w:tc>
          <w:tcPr>
            <w:tcW w:w="281" w:type="pct"/>
          </w:tcPr>
          <w:p w14:paraId="1B8E5774" w14:textId="77777777" w:rsidR="00CE6ABB" w:rsidRDefault="00CE6ABB" w:rsidP="00F73EE9"/>
        </w:tc>
        <w:tc>
          <w:tcPr>
            <w:tcW w:w="281" w:type="pct"/>
          </w:tcPr>
          <w:p w14:paraId="3EBDBB08" w14:textId="77777777" w:rsidR="00CE6ABB" w:rsidRDefault="00CE6ABB" w:rsidP="00F73EE9"/>
        </w:tc>
        <w:tc>
          <w:tcPr>
            <w:tcW w:w="281" w:type="pct"/>
          </w:tcPr>
          <w:p w14:paraId="0FBCFD19" w14:textId="77777777" w:rsidR="00CE6ABB" w:rsidRDefault="00CE6ABB" w:rsidP="00F73EE9"/>
        </w:tc>
        <w:tc>
          <w:tcPr>
            <w:tcW w:w="281" w:type="pct"/>
          </w:tcPr>
          <w:p w14:paraId="60465DBB" w14:textId="77777777" w:rsidR="00CE6ABB" w:rsidRDefault="00CE6ABB" w:rsidP="00F73EE9"/>
        </w:tc>
      </w:tr>
      <w:tr w:rsidR="00CE6ABB" w14:paraId="40875E32" w14:textId="77777777" w:rsidTr="00E57F0D">
        <w:trPr>
          <w:tblHeader/>
        </w:trPr>
        <w:tc>
          <w:tcPr>
            <w:tcW w:w="377" w:type="pct"/>
            <w:tcBorders>
              <w:right w:val="single" w:sz="12" w:space="0" w:color="2D2F2B" w:themeColor="text2"/>
            </w:tcBorders>
          </w:tcPr>
          <w:p w14:paraId="775601FA" w14:textId="77777777" w:rsidR="00CE6ABB" w:rsidRDefault="00CE6ABB" w:rsidP="00F73EE9">
            <w:r>
              <w:t>2.9</w:t>
            </w:r>
          </w:p>
        </w:tc>
        <w:tc>
          <w:tcPr>
            <w:tcW w:w="3218" w:type="pct"/>
            <w:tcBorders>
              <w:left w:val="single" w:sz="12" w:space="0" w:color="2D2F2B" w:themeColor="text2"/>
            </w:tcBorders>
            <w:vAlign w:val="center"/>
          </w:tcPr>
          <w:p w14:paraId="3996D346" w14:textId="77777777" w:rsidR="00CE6ABB" w:rsidRPr="00A11D2F" w:rsidRDefault="00CE6ABB" w:rsidP="00F73EE9">
            <w:pPr>
              <w:rPr>
                <w:rFonts w:eastAsia="Times New Roman"/>
                <w:b/>
                <w:bCs/>
              </w:rPr>
            </w:pPr>
            <w:r w:rsidRPr="00A11D2F">
              <w:rPr>
                <w:rFonts w:eastAsia="Times New Roman"/>
                <w:b/>
                <w:bCs/>
              </w:rPr>
              <w:t>The content of the website was formatted in a well-organized manner.</w:t>
            </w:r>
          </w:p>
        </w:tc>
        <w:tc>
          <w:tcPr>
            <w:tcW w:w="281" w:type="pct"/>
          </w:tcPr>
          <w:p w14:paraId="6A33FD38" w14:textId="77777777" w:rsidR="00CE6ABB" w:rsidRDefault="00CE6ABB" w:rsidP="00F73EE9"/>
        </w:tc>
        <w:tc>
          <w:tcPr>
            <w:tcW w:w="281" w:type="pct"/>
          </w:tcPr>
          <w:p w14:paraId="6786308C" w14:textId="77777777" w:rsidR="00CE6ABB" w:rsidRDefault="00CE6ABB" w:rsidP="00F73EE9"/>
        </w:tc>
        <w:tc>
          <w:tcPr>
            <w:tcW w:w="281" w:type="pct"/>
          </w:tcPr>
          <w:p w14:paraId="22015795" w14:textId="77777777" w:rsidR="00CE6ABB" w:rsidRDefault="00CE6ABB" w:rsidP="00F73EE9"/>
        </w:tc>
        <w:tc>
          <w:tcPr>
            <w:tcW w:w="281" w:type="pct"/>
          </w:tcPr>
          <w:p w14:paraId="2889B81C" w14:textId="77777777" w:rsidR="00CE6ABB" w:rsidRDefault="00CE6ABB" w:rsidP="00F73EE9"/>
        </w:tc>
        <w:tc>
          <w:tcPr>
            <w:tcW w:w="281" w:type="pct"/>
          </w:tcPr>
          <w:p w14:paraId="4668E0DD" w14:textId="77777777" w:rsidR="00CE6ABB" w:rsidRDefault="00CE6ABB" w:rsidP="00F73EE9"/>
        </w:tc>
      </w:tr>
      <w:tr w:rsidR="00CE6ABB" w14:paraId="2C7CC27B" w14:textId="77777777" w:rsidTr="00E57F0D">
        <w:trPr>
          <w:tblHeader/>
        </w:trPr>
        <w:tc>
          <w:tcPr>
            <w:tcW w:w="377" w:type="pct"/>
            <w:tcBorders>
              <w:right w:val="single" w:sz="12" w:space="0" w:color="2D2F2B" w:themeColor="text2"/>
            </w:tcBorders>
          </w:tcPr>
          <w:p w14:paraId="24356AD3" w14:textId="77777777" w:rsidR="00CE6ABB" w:rsidRDefault="00CE6ABB" w:rsidP="00F73EE9">
            <w:r>
              <w:t>2.10</w:t>
            </w:r>
          </w:p>
        </w:tc>
        <w:tc>
          <w:tcPr>
            <w:tcW w:w="3218" w:type="pct"/>
            <w:tcBorders>
              <w:left w:val="single" w:sz="12" w:space="0" w:color="2D2F2B" w:themeColor="text2"/>
            </w:tcBorders>
            <w:vAlign w:val="center"/>
          </w:tcPr>
          <w:p w14:paraId="304FDF25" w14:textId="77777777" w:rsidR="00CE6ABB" w:rsidRPr="00A11D2F" w:rsidRDefault="00CE6ABB" w:rsidP="00F73EE9">
            <w:pPr>
              <w:rPr>
                <w:rFonts w:eastAsia="Times New Roman"/>
                <w:b/>
                <w:bCs/>
              </w:rPr>
            </w:pPr>
            <w:r w:rsidRPr="00A11D2F">
              <w:rPr>
                <w:rFonts w:eastAsia="Times New Roman"/>
                <w:b/>
                <w:bCs/>
              </w:rPr>
              <w:t>There are no broken links.</w:t>
            </w:r>
          </w:p>
        </w:tc>
        <w:tc>
          <w:tcPr>
            <w:tcW w:w="281" w:type="pct"/>
          </w:tcPr>
          <w:p w14:paraId="033054A7" w14:textId="77777777" w:rsidR="00CE6ABB" w:rsidRDefault="00CE6ABB" w:rsidP="00F73EE9"/>
        </w:tc>
        <w:tc>
          <w:tcPr>
            <w:tcW w:w="281" w:type="pct"/>
          </w:tcPr>
          <w:p w14:paraId="702C45B5" w14:textId="77777777" w:rsidR="00CE6ABB" w:rsidRDefault="00CE6ABB" w:rsidP="00F73EE9"/>
        </w:tc>
        <w:tc>
          <w:tcPr>
            <w:tcW w:w="281" w:type="pct"/>
          </w:tcPr>
          <w:p w14:paraId="6D7B360D" w14:textId="77777777" w:rsidR="00CE6ABB" w:rsidRDefault="00CE6ABB" w:rsidP="00F73EE9"/>
        </w:tc>
        <w:tc>
          <w:tcPr>
            <w:tcW w:w="281" w:type="pct"/>
          </w:tcPr>
          <w:p w14:paraId="2AD586E3" w14:textId="77777777" w:rsidR="00CE6ABB" w:rsidRDefault="00CE6ABB" w:rsidP="00F73EE9"/>
        </w:tc>
        <w:tc>
          <w:tcPr>
            <w:tcW w:w="281" w:type="pct"/>
          </w:tcPr>
          <w:p w14:paraId="5CA4772C" w14:textId="77777777" w:rsidR="00CE6ABB" w:rsidRDefault="00CE6ABB" w:rsidP="00F73EE9"/>
        </w:tc>
      </w:tr>
      <w:tr w:rsidR="00CE6ABB" w14:paraId="3D7FE8B2" w14:textId="77777777" w:rsidTr="00E57F0D">
        <w:trPr>
          <w:tblHeader/>
        </w:trPr>
        <w:tc>
          <w:tcPr>
            <w:tcW w:w="377" w:type="pct"/>
            <w:tcBorders>
              <w:right w:val="single" w:sz="12" w:space="0" w:color="2D2F2B" w:themeColor="text2"/>
            </w:tcBorders>
          </w:tcPr>
          <w:p w14:paraId="493DA6F3" w14:textId="77777777" w:rsidR="00CE6ABB" w:rsidRDefault="00CE6ABB" w:rsidP="00F73EE9">
            <w:r>
              <w:t>3.1</w:t>
            </w:r>
          </w:p>
        </w:tc>
        <w:tc>
          <w:tcPr>
            <w:tcW w:w="3218" w:type="pct"/>
            <w:tcBorders>
              <w:left w:val="single" w:sz="12" w:space="0" w:color="2D2F2B" w:themeColor="text2"/>
            </w:tcBorders>
            <w:vAlign w:val="center"/>
          </w:tcPr>
          <w:p w14:paraId="5D3A8FF1" w14:textId="77777777" w:rsidR="00CE6ABB" w:rsidRPr="00A11D2F" w:rsidRDefault="00CE6ABB" w:rsidP="00F73EE9">
            <w:pPr>
              <w:rPr>
                <w:rFonts w:eastAsia="Times New Roman"/>
                <w:b/>
                <w:bCs/>
              </w:rPr>
            </w:pPr>
            <w:r w:rsidRPr="00A11D2F">
              <w:rPr>
                <w:rFonts w:eastAsia="Times New Roman"/>
                <w:b/>
                <w:bCs/>
              </w:rPr>
              <w:t>This website is visually appealing.</w:t>
            </w:r>
          </w:p>
        </w:tc>
        <w:tc>
          <w:tcPr>
            <w:tcW w:w="281" w:type="pct"/>
          </w:tcPr>
          <w:p w14:paraId="2AB0FE53" w14:textId="77777777" w:rsidR="00CE6ABB" w:rsidRDefault="00CE6ABB" w:rsidP="00F73EE9"/>
        </w:tc>
        <w:tc>
          <w:tcPr>
            <w:tcW w:w="281" w:type="pct"/>
          </w:tcPr>
          <w:p w14:paraId="63196D99" w14:textId="77777777" w:rsidR="00CE6ABB" w:rsidRDefault="00CE6ABB" w:rsidP="00F73EE9"/>
        </w:tc>
        <w:tc>
          <w:tcPr>
            <w:tcW w:w="281" w:type="pct"/>
          </w:tcPr>
          <w:p w14:paraId="618E704E" w14:textId="77777777" w:rsidR="00CE6ABB" w:rsidRDefault="00CE6ABB" w:rsidP="00F73EE9"/>
        </w:tc>
        <w:tc>
          <w:tcPr>
            <w:tcW w:w="281" w:type="pct"/>
          </w:tcPr>
          <w:p w14:paraId="3077457E" w14:textId="77777777" w:rsidR="00CE6ABB" w:rsidRDefault="00CE6ABB" w:rsidP="00F73EE9"/>
        </w:tc>
        <w:tc>
          <w:tcPr>
            <w:tcW w:w="281" w:type="pct"/>
          </w:tcPr>
          <w:p w14:paraId="6AB1AE7D" w14:textId="77777777" w:rsidR="00CE6ABB" w:rsidRDefault="00CE6ABB" w:rsidP="00F73EE9"/>
        </w:tc>
      </w:tr>
      <w:tr w:rsidR="00CE6ABB" w14:paraId="446FEE55" w14:textId="77777777" w:rsidTr="00E57F0D">
        <w:trPr>
          <w:tblHeader/>
        </w:trPr>
        <w:tc>
          <w:tcPr>
            <w:tcW w:w="377" w:type="pct"/>
            <w:tcBorders>
              <w:right w:val="single" w:sz="12" w:space="0" w:color="2D2F2B" w:themeColor="text2"/>
            </w:tcBorders>
          </w:tcPr>
          <w:p w14:paraId="6F0ED518" w14:textId="77777777" w:rsidR="00CE6ABB" w:rsidRDefault="00CE6ABB" w:rsidP="00F73EE9">
            <w:r>
              <w:t>3.2</w:t>
            </w:r>
          </w:p>
        </w:tc>
        <w:tc>
          <w:tcPr>
            <w:tcW w:w="3218" w:type="pct"/>
            <w:tcBorders>
              <w:left w:val="single" w:sz="12" w:space="0" w:color="2D2F2B" w:themeColor="text2"/>
            </w:tcBorders>
            <w:vAlign w:val="center"/>
          </w:tcPr>
          <w:p w14:paraId="2711F128" w14:textId="77777777" w:rsidR="00CE6ABB" w:rsidRPr="00A11D2F" w:rsidRDefault="00CE6ABB" w:rsidP="00F73EE9">
            <w:pPr>
              <w:rPr>
                <w:rFonts w:eastAsia="Times New Roman"/>
                <w:b/>
                <w:bCs/>
              </w:rPr>
            </w:pPr>
            <w:r w:rsidRPr="00A11D2F">
              <w:rPr>
                <w:rFonts w:eastAsia="Times New Roman"/>
                <w:b/>
                <w:bCs/>
              </w:rPr>
              <w:t>The color scheme is appealing.</w:t>
            </w:r>
          </w:p>
        </w:tc>
        <w:tc>
          <w:tcPr>
            <w:tcW w:w="281" w:type="pct"/>
          </w:tcPr>
          <w:p w14:paraId="765D53AF" w14:textId="77777777" w:rsidR="00CE6ABB" w:rsidRDefault="00CE6ABB" w:rsidP="00F73EE9"/>
        </w:tc>
        <w:tc>
          <w:tcPr>
            <w:tcW w:w="281" w:type="pct"/>
          </w:tcPr>
          <w:p w14:paraId="75605DB4" w14:textId="77777777" w:rsidR="00CE6ABB" w:rsidRDefault="00CE6ABB" w:rsidP="00F73EE9"/>
        </w:tc>
        <w:tc>
          <w:tcPr>
            <w:tcW w:w="281" w:type="pct"/>
          </w:tcPr>
          <w:p w14:paraId="0CF7A96C" w14:textId="77777777" w:rsidR="00CE6ABB" w:rsidRDefault="00CE6ABB" w:rsidP="00F73EE9"/>
        </w:tc>
        <w:tc>
          <w:tcPr>
            <w:tcW w:w="281" w:type="pct"/>
          </w:tcPr>
          <w:p w14:paraId="142B3E6C" w14:textId="77777777" w:rsidR="00CE6ABB" w:rsidRDefault="00CE6ABB" w:rsidP="00F73EE9"/>
        </w:tc>
        <w:tc>
          <w:tcPr>
            <w:tcW w:w="281" w:type="pct"/>
          </w:tcPr>
          <w:p w14:paraId="5A0672D3" w14:textId="77777777" w:rsidR="00CE6ABB" w:rsidRDefault="00CE6ABB" w:rsidP="00F73EE9"/>
        </w:tc>
      </w:tr>
      <w:tr w:rsidR="00CE6ABB" w14:paraId="68A670B9" w14:textId="77777777" w:rsidTr="00E57F0D">
        <w:trPr>
          <w:tblHeader/>
        </w:trPr>
        <w:tc>
          <w:tcPr>
            <w:tcW w:w="377" w:type="pct"/>
            <w:tcBorders>
              <w:right w:val="single" w:sz="12" w:space="0" w:color="2D2F2B" w:themeColor="text2"/>
            </w:tcBorders>
          </w:tcPr>
          <w:p w14:paraId="1516F904" w14:textId="77777777" w:rsidR="00CE6ABB" w:rsidRDefault="00CE6ABB" w:rsidP="00F73EE9">
            <w:r>
              <w:t>3.3</w:t>
            </w:r>
          </w:p>
        </w:tc>
        <w:tc>
          <w:tcPr>
            <w:tcW w:w="3218" w:type="pct"/>
            <w:tcBorders>
              <w:left w:val="single" w:sz="12" w:space="0" w:color="2D2F2B" w:themeColor="text2"/>
            </w:tcBorders>
            <w:vAlign w:val="center"/>
          </w:tcPr>
          <w:p w14:paraId="2D5BC288" w14:textId="77777777" w:rsidR="00CE6ABB" w:rsidRPr="00A11D2F" w:rsidRDefault="00CE6ABB" w:rsidP="00F73EE9">
            <w:pPr>
              <w:rPr>
                <w:rFonts w:eastAsia="Times New Roman"/>
                <w:b/>
                <w:bCs/>
              </w:rPr>
            </w:pPr>
            <w:r w:rsidRPr="00A11D2F">
              <w:rPr>
                <w:rFonts w:eastAsia="Times New Roman"/>
                <w:b/>
                <w:bCs/>
              </w:rPr>
              <w:t>The choice of font is appropriate.</w:t>
            </w:r>
          </w:p>
        </w:tc>
        <w:tc>
          <w:tcPr>
            <w:tcW w:w="281" w:type="pct"/>
          </w:tcPr>
          <w:p w14:paraId="34429819" w14:textId="77777777" w:rsidR="00CE6ABB" w:rsidRDefault="00CE6ABB" w:rsidP="00F73EE9"/>
        </w:tc>
        <w:tc>
          <w:tcPr>
            <w:tcW w:w="281" w:type="pct"/>
          </w:tcPr>
          <w:p w14:paraId="79D1D5DD" w14:textId="77777777" w:rsidR="00CE6ABB" w:rsidRDefault="00CE6ABB" w:rsidP="00F73EE9"/>
        </w:tc>
        <w:tc>
          <w:tcPr>
            <w:tcW w:w="281" w:type="pct"/>
          </w:tcPr>
          <w:p w14:paraId="020676E0" w14:textId="77777777" w:rsidR="00CE6ABB" w:rsidRDefault="00CE6ABB" w:rsidP="00F73EE9"/>
        </w:tc>
        <w:tc>
          <w:tcPr>
            <w:tcW w:w="281" w:type="pct"/>
          </w:tcPr>
          <w:p w14:paraId="4D0B1EF4" w14:textId="77777777" w:rsidR="00CE6ABB" w:rsidRDefault="00CE6ABB" w:rsidP="00F73EE9"/>
        </w:tc>
        <w:tc>
          <w:tcPr>
            <w:tcW w:w="281" w:type="pct"/>
          </w:tcPr>
          <w:p w14:paraId="3EAF5D98" w14:textId="77777777" w:rsidR="00CE6ABB" w:rsidRDefault="00CE6ABB" w:rsidP="00F73EE9"/>
        </w:tc>
      </w:tr>
      <w:tr w:rsidR="00CE6ABB" w14:paraId="50B303F0" w14:textId="77777777" w:rsidTr="00E57F0D">
        <w:trPr>
          <w:tblHeader/>
        </w:trPr>
        <w:tc>
          <w:tcPr>
            <w:tcW w:w="377" w:type="pct"/>
            <w:tcBorders>
              <w:right w:val="single" w:sz="12" w:space="0" w:color="2D2F2B" w:themeColor="text2"/>
            </w:tcBorders>
          </w:tcPr>
          <w:p w14:paraId="543F679C" w14:textId="77777777" w:rsidR="00CE6ABB" w:rsidRDefault="00CE6ABB" w:rsidP="00F73EE9">
            <w:r>
              <w:t>3.4</w:t>
            </w:r>
          </w:p>
        </w:tc>
        <w:tc>
          <w:tcPr>
            <w:tcW w:w="3218" w:type="pct"/>
            <w:tcBorders>
              <w:left w:val="single" w:sz="12" w:space="0" w:color="2D2F2B" w:themeColor="text2"/>
            </w:tcBorders>
            <w:vAlign w:val="center"/>
          </w:tcPr>
          <w:p w14:paraId="1F76B5EC" w14:textId="77777777" w:rsidR="00CE6ABB" w:rsidRPr="00A11D2F" w:rsidRDefault="00CE6ABB" w:rsidP="00F73EE9">
            <w:pPr>
              <w:rPr>
                <w:rFonts w:eastAsia="Times New Roman"/>
                <w:b/>
                <w:bCs/>
              </w:rPr>
            </w:pPr>
            <w:r w:rsidRPr="00A11D2F">
              <w:rPr>
                <w:rFonts w:eastAsia="Times New Roman"/>
                <w:b/>
                <w:bCs/>
              </w:rPr>
              <w:t>The choice of font size is appropriate.</w:t>
            </w:r>
          </w:p>
        </w:tc>
        <w:tc>
          <w:tcPr>
            <w:tcW w:w="281" w:type="pct"/>
          </w:tcPr>
          <w:p w14:paraId="282DE7F1" w14:textId="77777777" w:rsidR="00CE6ABB" w:rsidRDefault="00CE6ABB" w:rsidP="00F73EE9"/>
        </w:tc>
        <w:tc>
          <w:tcPr>
            <w:tcW w:w="281" w:type="pct"/>
          </w:tcPr>
          <w:p w14:paraId="0427CDCA" w14:textId="77777777" w:rsidR="00CE6ABB" w:rsidRDefault="00CE6ABB" w:rsidP="00F73EE9"/>
        </w:tc>
        <w:tc>
          <w:tcPr>
            <w:tcW w:w="281" w:type="pct"/>
          </w:tcPr>
          <w:p w14:paraId="060E6B92" w14:textId="77777777" w:rsidR="00CE6ABB" w:rsidRDefault="00CE6ABB" w:rsidP="00F73EE9"/>
        </w:tc>
        <w:tc>
          <w:tcPr>
            <w:tcW w:w="281" w:type="pct"/>
          </w:tcPr>
          <w:p w14:paraId="72416174" w14:textId="77777777" w:rsidR="00CE6ABB" w:rsidRDefault="00CE6ABB" w:rsidP="00F73EE9"/>
        </w:tc>
        <w:tc>
          <w:tcPr>
            <w:tcW w:w="281" w:type="pct"/>
          </w:tcPr>
          <w:p w14:paraId="51449FCB" w14:textId="77777777" w:rsidR="00CE6ABB" w:rsidRDefault="00CE6ABB" w:rsidP="00F73EE9"/>
        </w:tc>
      </w:tr>
      <w:tr w:rsidR="00CE6ABB" w14:paraId="3753A246" w14:textId="77777777" w:rsidTr="00E57F0D">
        <w:trPr>
          <w:tblHeader/>
        </w:trPr>
        <w:tc>
          <w:tcPr>
            <w:tcW w:w="377" w:type="pct"/>
            <w:tcBorders>
              <w:right w:val="single" w:sz="12" w:space="0" w:color="2D2F2B" w:themeColor="text2"/>
            </w:tcBorders>
          </w:tcPr>
          <w:p w14:paraId="7EAAFC2E" w14:textId="77777777" w:rsidR="00CE6ABB" w:rsidRDefault="00CE6ABB" w:rsidP="00F73EE9">
            <w:r>
              <w:t>3.5</w:t>
            </w:r>
          </w:p>
        </w:tc>
        <w:tc>
          <w:tcPr>
            <w:tcW w:w="3218" w:type="pct"/>
            <w:tcBorders>
              <w:left w:val="single" w:sz="12" w:space="0" w:color="2D2F2B" w:themeColor="text2"/>
            </w:tcBorders>
            <w:vAlign w:val="center"/>
          </w:tcPr>
          <w:p w14:paraId="0099636E" w14:textId="77777777" w:rsidR="00CE6ABB" w:rsidRPr="00A11D2F" w:rsidRDefault="00CE6ABB" w:rsidP="00F73EE9">
            <w:pPr>
              <w:rPr>
                <w:rFonts w:eastAsia="Times New Roman"/>
                <w:b/>
                <w:bCs/>
              </w:rPr>
            </w:pPr>
            <w:r w:rsidRPr="00A11D2F">
              <w:rPr>
                <w:rFonts w:eastAsia="Times New Roman"/>
                <w:b/>
                <w:bCs/>
              </w:rPr>
              <w:t>The graphics of the website are visually appealing.</w:t>
            </w:r>
          </w:p>
        </w:tc>
        <w:tc>
          <w:tcPr>
            <w:tcW w:w="281" w:type="pct"/>
          </w:tcPr>
          <w:p w14:paraId="17882A09" w14:textId="77777777" w:rsidR="00CE6ABB" w:rsidRDefault="00CE6ABB" w:rsidP="00F73EE9"/>
        </w:tc>
        <w:tc>
          <w:tcPr>
            <w:tcW w:w="281" w:type="pct"/>
          </w:tcPr>
          <w:p w14:paraId="5DC16227" w14:textId="77777777" w:rsidR="00CE6ABB" w:rsidRDefault="00CE6ABB" w:rsidP="00F73EE9"/>
        </w:tc>
        <w:tc>
          <w:tcPr>
            <w:tcW w:w="281" w:type="pct"/>
          </w:tcPr>
          <w:p w14:paraId="5EDF5110" w14:textId="77777777" w:rsidR="00CE6ABB" w:rsidRDefault="00CE6ABB" w:rsidP="00F73EE9"/>
        </w:tc>
        <w:tc>
          <w:tcPr>
            <w:tcW w:w="281" w:type="pct"/>
          </w:tcPr>
          <w:p w14:paraId="3835C1B5" w14:textId="77777777" w:rsidR="00CE6ABB" w:rsidRDefault="00CE6ABB" w:rsidP="00F73EE9"/>
        </w:tc>
        <w:tc>
          <w:tcPr>
            <w:tcW w:w="281" w:type="pct"/>
          </w:tcPr>
          <w:p w14:paraId="01551001" w14:textId="77777777" w:rsidR="00CE6ABB" w:rsidRDefault="00CE6ABB" w:rsidP="00F73EE9"/>
        </w:tc>
      </w:tr>
      <w:tr w:rsidR="00CE6ABB" w14:paraId="58780A8F" w14:textId="77777777" w:rsidTr="00E57F0D">
        <w:trPr>
          <w:tblHeader/>
        </w:trPr>
        <w:tc>
          <w:tcPr>
            <w:tcW w:w="377" w:type="pct"/>
            <w:tcBorders>
              <w:right w:val="single" w:sz="12" w:space="0" w:color="2D2F2B" w:themeColor="text2"/>
            </w:tcBorders>
          </w:tcPr>
          <w:p w14:paraId="1E851BD8" w14:textId="77777777" w:rsidR="00CE6ABB" w:rsidRDefault="00CE6ABB" w:rsidP="00F73EE9">
            <w:r>
              <w:t>3.6</w:t>
            </w:r>
          </w:p>
        </w:tc>
        <w:tc>
          <w:tcPr>
            <w:tcW w:w="3218" w:type="pct"/>
            <w:tcBorders>
              <w:left w:val="single" w:sz="12" w:space="0" w:color="2D2F2B" w:themeColor="text2"/>
            </w:tcBorders>
            <w:vAlign w:val="center"/>
          </w:tcPr>
          <w:p w14:paraId="7389E630" w14:textId="77777777" w:rsidR="00CE6ABB" w:rsidRPr="00A11D2F" w:rsidRDefault="00CE6ABB" w:rsidP="00F73EE9">
            <w:pPr>
              <w:rPr>
                <w:rFonts w:eastAsia="Times New Roman"/>
                <w:b/>
                <w:bCs/>
              </w:rPr>
            </w:pPr>
            <w:r w:rsidRPr="00A11D2F">
              <w:rPr>
                <w:rFonts w:eastAsia="Times New Roman"/>
                <w:b/>
                <w:bCs/>
              </w:rPr>
              <w:t>The graphics of the website enhance the information provided.</w:t>
            </w:r>
          </w:p>
        </w:tc>
        <w:tc>
          <w:tcPr>
            <w:tcW w:w="281" w:type="pct"/>
          </w:tcPr>
          <w:p w14:paraId="0C50AC89" w14:textId="77777777" w:rsidR="00CE6ABB" w:rsidRDefault="00CE6ABB" w:rsidP="00F73EE9"/>
        </w:tc>
        <w:tc>
          <w:tcPr>
            <w:tcW w:w="281" w:type="pct"/>
            <w:tcBorders>
              <w:bottom w:val="single" w:sz="4" w:space="0" w:color="auto"/>
            </w:tcBorders>
          </w:tcPr>
          <w:p w14:paraId="0DF7C93B" w14:textId="77777777" w:rsidR="00CE6ABB" w:rsidRDefault="00CE6ABB" w:rsidP="00F73EE9"/>
        </w:tc>
        <w:tc>
          <w:tcPr>
            <w:tcW w:w="281" w:type="pct"/>
            <w:tcBorders>
              <w:bottom w:val="single" w:sz="4" w:space="0" w:color="auto"/>
            </w:tcBorders>
          </w:tcPr>
          <w:p w14:paraId="75EF9E84" w14:textId="77777777" w:rsidR="00CE6ABB" w:rsidRDefault="00CE6ABB" w:rsidP="00F73EE9"/>
        </w:tc>
        <w:tc>
          <w:tcPr>
            <w:tcW w:w="281" w:type="pct"/>
            <w:tcBorders>
              <w:bottom w:val="single" w:sz="4" w:space="0" w:color="auto"/>
            </w:tcBorders>
          </w:tcPr>
          <w:p w14:paraId="04A1361A" w14:textId="77777777" w:rsidR="00CE6ABB" w:rsidRDefault="00CE6ABB" w:rsidP="00F73EE9"/>
        </w:tc>
        <w:tc>
          <w:tcPr>
            <w:tcW w:w="281" w:type="pct"/>
          </w:tcPr>
          <w:p w14:paraId="37A53892" w14:textId="77777777" w:rsidR="00CE6ABB" w:rsidRDefault="00CE6ABB" w:rsidP="00F73EE9"/>
        </w:tc>
      </w:tr>
      <w:tr w:rsidR="00CE6ABB" w14:paraId="206DD85F" w14:textId="77777777" w:rsidTr="00E57F0D">
        <w:trPr>
          <w:tblHeader/>
        </w:trPr>
        <w:tc>
          <w:tcPr>
            <w:tcW w:w="377" w:type="pct"/>
            <w:tcBorders>
              <w:right w:val="single" w:sz="12" w:space="0" w:color="2D2F2B" w:themeColor="text2"/>
            </w:tcBorders>
          </w:tcPr>
          <w:p w14:paraId="103A01C5" w14:textId="77777777" w:rsidR="00CE6ABB" w:rsidRDefault="00CE6ABB" w:rsidP="00F73EE9">
            <w:r>
              <w:t>4.0</w:t>
            </w:r>
          </w:p>
        </w:tc>
        <w:tc>
          <w:tcPr>
            <w:tcW w:w="3218" w:type="pct"/>
            <w:tcBorders>
              <w:left w:val="single" w:sz="12" w:space="0" w:color="2D2F2B" w:themeColor="text2"/>
            </w:tcBorders>
          </w:tcPr>
          <w:p w14:paraId="1C6292AC" w14:textId="77777777" w:rsidR="00CE6ABB" w:rsidRPr="0060662B" w:rsidRDefault="00CE6ABB" w:rsidP="00F73EE9">
            <w:pPr>
              <w:rPr>
                <w:b/>
              </w:rPr>
            </w:pPr>
            <w:r w:rsidRPr="0060662B">
              <w:rPr>
                <w:b/>
              </w:rPr>
              <w:t xml:space="preserve">At the bottom of the Home page, is the </w:t>
            </w:r>
            <w:proofErr w:type="gramStart"/>
            <w:r w:rsidRPr="0060662B">
              <w:rPr>
                <w:b/>
              </w:rPr>
              <w:t>three column</w:t>
            </w:r>
            <w:proofErr w:type="gramEnd"/>
            <w:r w:rsidRPr="0060662B">
              <w:rPr>
                <w:b/>
              </w:rPr>
              <w:t xml:space="preserve"> layout easy to read?</w:t>
            </w:r>
          </w:p>
        </w:tc>
        <w:tc>
          <w:tcPr>
            <w:tcW w:w="281" w:type="pct"/>
          </w:tcPr>
          <w:p w14:paraId="0CA19B7E" w14:textId="77777777" w:rsidR="00CE6ABB" w:rsidRDefault="00CE6ABB" w:rsidP="00F73EE9"/>
        </w:tc>
        <w:tc>
          <w:tcPr>
            <w:tcW w:w="281" w:type="pct"/>
            <w:shd w:val="clear" w:color="auto" w:fill="191919"/>
          </w:tcPr>
          <w:p w14:paraId="2ED6DD6F" w14:textId="77777777" w:rsidR="00CE6ABB" w:rsidRDefault="00CE6ABB" w:rsidP="00F73EE9"/>
        </w:tc>
        <w:tc>
          <w:tcPr>
            <w:tcW w:w="281" w:type="pct"/>
            <w:shd w:val="clear" w:color="auto" w:fill="191919"/>
          </w:tcPr>
          <w:p w14:paraId="03F9A8B2" w14:textId="77777777" w:rsidR="00CE6ABB" w:rsidRDefault="00CE6ABB" w:rsidP="00F73EE9"/>
        </w:tc>
        <w:tc>
          <w:tcPr>
            <w:tcW w:w="281" w:type="pct"/>
            <w:shd w:val="clear" w:color="auto" w:fill="191919"/>
          </w:tcPr>
          <w:p w14:paraId="1BC95F13" w14:textId="77777777" w:rsidR="00CE6ABB" w:rsidRDefault="00CE6ABB" w:rsidP="00F73EE9"/>
        </w:tc>
        <w:tc>
          <w:tcPr>
            <w:tcW w:w="281" w:type="pct"/>
          </w:tcPr>
          <w:p w14:paraId="17512E67" w14:textId="77777777" w:rsidR="00CE6ABB" w:rsidRDefault="00CE6ABB" w:rsidP="00F73EE9"/>
        </w:tc>
      </w:tr>
      <w:tr w:rsidR="00CE6ABB" w14:paraId="7A341BDB" w14:textId="77777777" w:rsidTr="00E57F0D">
        <w:trPr>
          <w:tblHeader/>
        </w:trPr>
        <w:tc>
          <w:tcPr>
            <w:tcW w:w="377" w:type="pct"/>
            <w:tcBorders>
              <w:right w:val="single" w:sz="12" w:space="0" w:color="2D2F2B" w:themeColor="text2"/>
            </w:tcBorders>
          </w:tcPr>
          <w:p w14:paraId="31127BC5" w14:textId="77777777" w:rsidR="00CE6ABB" w:rsidRDefault="00CE6ABB" w:rsidP="00F73EE9">
            <w:r>
              <w:t>5.0</w:t>
            </w:r>
          </w:p>
        </w:tc>
        <w:tc>
          <w:tcPr>
            <w:tcW w:w="3218" w:type="pct"/>
            <w:tcBorders>
              <w:left w:val="single" w:sz="12" w:space="0" w:color="2D2F2B" w:themeColor="text2"/>
            </w:tcBorders>
          </w:tcPr>
          <w:p w14:paraId="2D230471" w14:textId="77777777" w:rsidR="00CE6ABB" w:rsidRPr="0060662B" w:rsidRDefault="00CE6ABB" w:rsidP="00F73EE9">
            <w:pPr>
              <w:rPr>
                <w:b/>
              </w:rPr>
            </w:pPr>
            <w:r w:rsidRPr="0060662B">
              <w:rPr>
                <w:rFonts w:eastAsia="Times New Roman"/>
                <w:b/>
              </w:rPr>
              <w:t>Is finding the contact information of the Founder and Executive Director of AAFS easy to find?</w:t>
            </w:r>
          </w:p>
        </w:tc>
        <w:tc>
          <w:tcPr>
            <w:tcW w:w="281" w:type="pct"/>
          </w:tcPr>
          <w:p w14:paraId="336E2EA8" w14:textId="77777777" w:rsidR="00CE6ABB" w:rsidRDefault="00CE6ABB" w:rsidP="00F73EE9"/>
        </w:tc>
        <w:tc>
          <w:tcPr>
            <w:tcW w:w="281" w:type="pct"/>
            <w:shd w:val="clear" w:color="auto" w:fill="191919"/>
          </w:tcPr>
          <w:p w14:paraId="2500A113" w14:textId="77777777" w:rsidR="00CE6ABB" w:rsidRDefault="00CE6ABB" w:rsidP="00F73EE9"/>
        </w:tc>
        <w:tc>
          <w:tcPr>
            <w:tcW w:w="281" w:type="pct"/>
            <w:shd w:val="clear" w:color="auto" w:fill="191919"/>
          </w:tcPr>
          <w:p w14:paraId="243018AA" w14:textId="77777777" w:rsidR="00CE6ABB" w:rsidRDefault="00CE6ABB" w:rsidP="00F73EE9"/>
        </w:tc>
        <w:tc>
          <w:tcPr>
            <w:tcW w:w="281" w:type="pct"/>
            <w:shd w:val="clear" w:color="auto" w:fill="191919"/>
          </w:tcPr>
          <w:p w14:paraId="642F0587" w14:textId="77777777" w:rsidR="00CE6ABB" w:rsidRDefault="00CE6ABB" w:rsidP="00F73EE9"/>
        </w:tc>
        <w:tc>
          <w:tcPr>
            <w:tcW w:w="281" w:type="pct"/>
          </w:tcPr>
          <w:p w14:paraId="7AF3E8BA" w14:textId="77777777" w:rsidR="00CE6ABB" w:rsidRDefault="00CE6ABB" w:rsidP="00F73EE9"/>
        </w:tc>
      </w:tr>
      <w:tr w:rsidR="00CE6ABB" w14:paraId="74EB2E73" w14:textId="77777777" w:rsidTr="00E57F0D">
        <w:trPr>
          <w:tblHeader/>
        </w:trPr>
        <w:tc>
          <w:tcPr>
            <w:tcW w:w="377" w:type="pct"/>
            <w:tcBorders>
              <w:right w:val="single" w:sz="12" w:space="0" w:color="2D2F2B" w:themeColor="text2"/>
            </w:tcBorders>
          </w:tcPr>
          <w:p w14:paraId="3C1D9D2A" w14:textId="77777777" w:rsidR="00CE6ABB" w:rsidRDefault="00CE6ABB" w:rsidP="00F73EE9">
            <w:r>
              <w:t>6.0</w:t>
            </w:r>
          </w:p>
        </w:tc>
        <w:tc>
          <w:tcPr>
            <w:tcW w:w="3218" w:type="pct"/>
            <w:tcBorders>
              <w:left w:val="single" w:sz="12" w:space="0" w:color="2D2F2B" w:themeColor="text2"/>
            </w:tcBorders>
          </w:tcPr>
          <w:p w14:paraId="572330CB" w14:textId="77777777" w:rsidR="00CE6ABB" w:rsidRPr="0060662B" w:rsidRDefault="00CE6ABB" w:rsidP="00F73EE9">
            <w:pPr>
              <w:rPr>
                <w:b/>
              </w:rPr>
            </w:pPr>
            <w:r w:rsidRPr="0060662B">
              <w:rPr>
                <w:rFonts w:eastAsia="Times New Roman"/>
                <w:b/>
              </w:rPr>
              <w:t>Looking at the navigation bar, are the links in the navigation bar presents in a clear and logical manner?</w:t>
            </w:r>
          </w:p>
        </w:tc>
        <w:tc>
          <w:tcPr>
            <w:tcW w:w="281" w:type="pct"/>
          </w:tcPr>
          <w:p w14:paraId="7C13C218" w14:textId="77777777" w:rsidR="00CE6ABB" w:rsidRDefault="00CE6ABB" w:rsidP="00F73EE9"/>
        </w:tc>
        <w:tc>
          <w:tcPr>
            <w:tcW w:w="281" w:type="pct"/>
            <w:shd w:val="clear" w:color="auto" w:fill="191919"/>
          </w:tcPr>
          <w:p w14:paraId="1D0A1792" w14:textId="77777777" w:rsidR="00CE6ABB" w:rsidRDefault="00CE6ABB" w:rsidP="00F73EE9"/>
        </w:tc>
        <w:tc>
          <w:tcPr>
            <w:tcW w:w="281" w:type="pct"/>
            <w:shd w:val="clear" w:color="auto" w:fill="191919"/>
          </w:tcPr>
          <w:p w14:paraId="2736F177" w14:textId="77777777" w:rsidR="00CE6ABB" w:rsidRDefault="00CE6ABB" w:rsidP="00F73EE9"/>
        </w:tc>
        <w:tc>
          <w:tcPr>
            <w:tcW w:w="281" w:type="pct"/>
            <w:shd w:val="clear" w:color="auto" w:fill="191919"/>
          </w:tcPr>
          <w:p w14:paraId="01DA2944" w14:textId="77777777" w:rsidR="00CE6ABB" w:rsidRDefault="00CE6ABB" w:rsidP="00F73EE9"/>
        </w:tc>
        <w:tc>
          <w:tcPr>
            <w:tcW w:w="281" w:type="pct"/>
          </w:tcPr>
          <w:p w14:paraId="296DD0AC" w14:textId="77777777" w:rsidR="00CE6ABB" w:rsidRDefault="00CE6ABB" w:rsidP="00F73EE9"/>
        </w:tc>
      </w:tr>
    </w:tbl>
    <w:p w14:paraId="12B5F1B5" w14:textId="2C69D760" w:rsidR="00CD07E4" w:rsidRPr="000E3CD2" w:rsidRDefault="00CD07E4" w:rsidP="005228B1">
      <w:pPr>
        <w:pStyle w:val="Heading1"/>
      </w:pPr>
      <w:bookmarkStart w:id="116" w:name="_Toc280344447"/>
      <w:r w:rsidRPr="000E3CD2">
        <w:lastRenderedPageBreak/>
        <w:t>APPENDIX C</w:t>
      </w:r>
      <w:r w:rsidR="007338C1">
        <w:t>: Survey Results</w:t>
      </w:r>
      <w:bookmarkEnd w:id="116"/>
    </w:p>
    <w:p w14:paraId="1AF284A7" w14:textId="77777777" w:rsidR="00CD07E4" w:rsidRDefault="00CD07E4" w:rsidP="00CD07E4">
      <w:r>
        <w:t>The data collected from our survey constituted our primary research for this report. In order to quantify the data in a form more easily understood, the following normalization was applied to give the questions a percent value representing their overall feedback. This scale was from 0-100% with 0% corresponding to purely negative feedback, and 100% corresponding to purely positive feedback.</w:t>
      </w:r>
    </w:p>
    <w:p w14:paraId="47094BFF" w14:textId="77777777" w:rsidR="00CD07E4" w:rsidRDefault="00CD07E4" w:rsidP="00CD07E4"/>
    <w:p w14:paraId="64D7CAA7" w14:textId="4E196FD8" w:rsidR="00CD07E4" w:rsidRDefault="00CD07E4" w:rsidP="00CD07E4">
      <w:pPr>
        <w:pStyle w:val="Heading2"/>
      </w:pPr>
      <w:bookmarkStart w:id="117" w:name="_Toc280336108"/>
      <w:bookmarkStart w:id="118" w:name="_Toc280344448"/>
      <w:r>
        <w:t>Conversion Formula</w:t>
      </w:r>
      <w:bookmarkEnd w:id="117"/>
      <w:bookmarkEnd w:id="118"/>
    </w:p>
    <w:p w14:paraId="430BE934" w14:textId="415D4E5A" w:rsidR="00CD07E4" w:rsidRPr="00CD07E4" w:rsidRDefault="00CD07E4" w:rsidP="00CD07E4">
      <w:r>
        <w:t xml:space="preserve">The formula used to normalize the data </w:t>
      </w:r>
      <w:r w:rsidR="004A2C8D">
        <w:t>was</w:t>
      </w:r>
      <w:r>
        <w:t xml:space="preserve"> as follows:</w:t>
      </w:r>
    </w:p>
    <w:p w14:paraId="458651E8" w14:textId="77777777" w:rsidR="00CD07E4" w:rsidRPr="00786D7A" w:rsidRDefault="00CD07E4" w:rsidP="00CD07E4">
      <m:oMathPara>
        <m:oMath>
          <m:r>
            <w:rPr>
              <w:rFonts w:ascii="Cambria Math" w:hAnsi="Cambria Math"/>
            </w:rPr>
            <m:t xml:space="preserve">% Score= </m:t>
          </m:r>
          <m:d>
            <m:dPr>
              <m:begChr m:val="["/>
              <m:endChr m:val="]"/>
              <m:ctrlPr>
                <w:rPr>
                  <w:rFonts w:ascii="Cambria Math" w:eastAsiaTheme="minorHAnsi" w:hAnsi="Cambria Math"/>
                  <w:i/>
                  <w:szCs w:val="22"/>
                </w:rPr>
              </m:ctrlPr>
            </m:dPr>
            <m:e>
              <m:f>
                <m:fPr>
                  <m:ctrlPr>
                    <w:rPr>
                      <w:rFonts w:ascii="Cambria Math" w:eastAsiaTheme="minorHAnsi" w:hAnsi="Cambria Math"/>
                      <w:i/>
                      <w:szCs w:val="22"/>
                    </w:rPr>
                  </m:ctrlPr>
                </m:fPr>
                <m:num>
                  <m:r>
                    <w:rPr>
                      <w:rFonts w:ascii="Cambria Math" w:hAnsi="Cambria Math"/>
                    </w:rPr>
                    <m:t>1</m:t>
                  </m:r>
                </m:num>
                <m:den>
                  <m:r>
                    <w:rPr>
                      <w:rFonts w:ascii="Cambria Math" w:hAnsi="Cambria Math"/>
                    </w:rPr>
                    <m:t>N</m:t>
                  </m:r>
                </m:den>
              </m:f>
              <m:nary>
                <m:naryPr>
                  <m:chr m:val="∑"/>
                  <m:limLoc m:val="undOvr"/>
                  <m:ctrlPr>
                    <w:rPr>
                      <w:rFonts w:ascii="Cambria Math" w:eastAsiaTheme="minorHAnsi" w:hAnsi="Cambria Math"/>
                      <w:i/>
                      <w:szCs w:val="22"/>
                    </w:rPr>
                  </m:ctrlPr>
                </m:naryPr>
                <m:sub>
                  <m:r>
                    <w:rPr>
                      <w:rFonts w:ascii="Cambria Math" w:hAnsi="Cambria Math"/>
                    </w:rPr>
                    <m:t>i=1</m:t>
                  </m:r>
                </m:sub>
                <m:sup>
                  <m:r>
                    <w:rPr>
                      <w:rFonts w:ascii="Cambria Math" w:hAnsi="Cambria Math"/>
                    </w:rPr>
                    <m:t>N</m:t>
                  </m:r>
                </m:sup>
                <m:e>
                  <m:r>
                    <w:rPr>
                      <w:rFonts w:ascii="Cambria Math" w:hAnsi="Cambria Math"/>
                    </w:rPr>
                    <m:t>(0.25</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-0.25)</m:t>
                  </m:r>
                </m:e>
              </m:nary>
            </m:e>
          </m:d>
          <m:r>
            <w:rPr>
              <w:rFonts w:ascii="Cambria Math" w:hAnsi="Cambria Math"/>
            </w:rPr>
            <m:t>×100%</m:t>
          </m:r>
        </m:oMath>
      </m:oMathPara>
    </w:p>
    <w:p w14:paraId="4D00FC5C" w14:textId="77777777" w:rsidR="00CD07E4" w:rsidRDefault="00CD07E4" w:rsidP="00CD07E4">
      <w:pPr>
        <w:ind w:left="720" w:firstLine="720"/>
      </w:pPr>
      <w:r>
        <w:t>Where</w:t>
      </w:r>
    </w:p>
    <w:p w14:paraId="39DE2F69" w14:textId="5D9BE873" w:rsidR="00CD07E4" w:rsidRPr="00786D7A" w:rsidRDefault="00AE2C93" w:rsidP="000C2021">
      <w:pPr>
        <w:ind w:left="2160"/>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r>
            <m:rPr>
              <m:sty m:val="p"/>
            </m:rPr>
            <w:rPr>
              <w:rFonts w:ascii="Cambria Math" w:hAnsi="Cambria Math"/>
            </w:rPr>
            <m:t xml:space="preserve">Participant </m:t>
          </m:r>
          <m:r>
            <w:rPr>
              <w:rFonts w:ascii="Cambria Math" w:hAnsi="Cambria Math"/>
            </w:rPr>
            <m:t>i</m:t>
          </m:r>
          <m:r>
            <m:rPr>
              <m:sty m:val="p"/>
            </m:rPr>
            <w:rPr>
              <w:rFonts w:ascii="Cambria Math" w:hAnsi="Cambria Math"/>
            </w:rPr>
            <m:t>'s Response from the survey (1-5)</m:t>
          </m:r>
        </m:oMath>
      </m:oMathPara>
    </w:p>
    <w:p w14:paraId="1BCDAEC1" w14:textId="6C77A2EA" w:rsidR="00CD07E4" w:rsidRPr="00770681" w:rsidRDefault="00CD07E4" w:rsidP="000C2021">
      <w:pPr>
        <w:ind w:left="2160"/>
      </w:pPr>
      <m:oMathPara>
        <m:oMathParaPr>
          <m:jc m:val="left"/>
        </m:oMathParaPr>
        <m:oMath>
          <m:r>
            <w:rPr>
              <w:rFonts w:ascii="Cambria Math" w:hAnsi="Cambria Math"/>
            </w:rPr>
            <m:t>N-</m:t>
          </m:r>
          <m:r>
            <m:rPr>
              <m:sty m:val="p"/>
            </m:rPr>
            <w:rPr>
              <w:rFonts w:ascii="Cambria Math" w:hAnsi="Cambria Math"/>
            </w:rPr>
            <m:t>The # of Participants in survey</m:t>
          </m:r>
        </m:oMath>
      </m:oMathPara>
    </w:p>
    <w:p w14:paraId="53450540" w14:textId="38A32D3F" w:rsidR="00770681" w:rsidRDefault="00770681" w:rsidP="00770681"/>
    <w:p w14:paraId="44B74E62" w14:textId="7BC649F6" w:rsidR="00770681" w:rsidRPr="00835943" w:rsidRDefault="00770681" w:rsidP="008C2494">
      <w:pPr>
        <w:pStyle w:val="Heading2"/>
      </w:pPr>
      <w:r>
        <w:rPr>
          <w:noProof/>
        </w:rPr>
        <w:drawing>
          <wp:anchor distT="0" distB="0" distL="114300" distR="114300" simplePos="0" relativeHeight="251742208" behindDoc="0" locked="0" layoutInCell="1" allowOverlap="1" wp14:anchorId="118B21FE" wp14:editId="2F69114D">
            <wp:simplePos x="0" y="0"/>
            <wp:positionH relativeFrom="margin">
              <wp:posOffset>-342900</wp:posOffset>
            </wp:positionH>
            <wp:positionV relativeFrom="margin">
              <wp:posOffset>3886200</wp:posOffset>
            </wp:positionV>
            <wp:extent cx="6138545" cy="4457700"/>
            <wp:effectExtent l="0" t="0" r="0" b="1270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FS Results 05-43-04 (1).pdf"/>
                    <pic:cNvPicPr/>
                  </pic:nvPicPr>
                  <pic:blipFill rotWithShape="1">
                    <a:blip r:embed="rId25">
                      <a:extLst>
                        <a:ext uri="{28A0092B-C50C-407E-A947-70E740481C1C}">
                          <a14:useLocalDpi xmlns:a14="http://schemas.microsoft.com/office/drawing/2010/main" val="0"/>
                        </a:ext>
                      </a:extLst>
                    </a:blip>
                    <a:srcRect l="-1461" t="23363" r="-774" b="30751"/>
                    <a:stretch/>
                  </pic:blipFill>
                  <pic:spPr bwMode="auto">
                    <a:xfrm>
                      <a:off x="0" y="0"/>
                      <a:ext cx="6138545" cy="4457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C2494">
        <w:t>eSurv Result Summary</w:t>
      </w:r>
    </w:p>
    <w:p w14:paraId="756662DD" w14:textId="77777777" w:rsidR="00770681" w:rsidRDefault="00770681" w:rsidP="00835943"/>
    <w:p w14:paraId="7B1D0519" w14:textId="247940BC" w:rsidR="00835943" w:rsidRDefault="00867AE5" w:rsidP="008C2494">
      <w:pPr>
        <w:rPr>
          <w:color w:val="FF0000"/>
          <w:sz w:val="24"/>
          <w:szCs w:val="24"/>
        </w:rPr>
      </w:pPr>
      <w:r>
        <w:br w:type="page"/>
      </w:r>
      <w:r w:rsidR="00206C0C">
        <w:rPr>
          <w:noProof/>
        </w:rPr>
        <w:lastRenderedPageBreak/>
        <w:drawing>
          <wp:anchor distT="0" distB="0" distL="114300" distR="114300" simplePos="0" relativeHeight="251744256" behindDoc="0" locked="0" layoutInCell="1" allowOverlap="1" wp14:anchorId="54996F8F" wp14:editId="3EAAD05F">
            <wp:simplePos x="0" y="0"/>
            <wp:positionH relativeFrom="margin">
              <wp:align>center</wp:align>
            </wp:positionH>
            <wp:positionV relativeFrom="paragraph">
              <wp:posOffset>2514600</wp:posOffset>
            </wp:positionV>
            <wp:extent cx="6172200" cy="2814955"/>
            <wp:effectExtent l="0" t="0" r="0" b="444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FS Results 05-43-04 (1).pdf"/>
                    <pic:cNvPicPr/>
                  </pic:nvPicPr>
                  <pic:blipFill rotWithShape="1">
                    <a:blip r:embed="rId26">
                      <a:extLst>
                        <a:ext uri="{28A0092B-C50C-407E-A947-70E740481C1C}">
                          <a14:useLocalDpi xmlns:a14="http://schemas.microsoft.com/office/drawing/2010/main" val="0"/>
                        </a:ext>
                      </a:extLst>
                    </a:blip>
                    <a:srcRect b="63739"/>
                    <a:stretch/>
                  </pic:blipFill>
                  <pic:spPr bwMode="auto">
                    <a:xfrm>
                      <a:off x="0" y="0"/>
                      <a:ext cx="6172200" cy="28149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06C0C">
        <w:rPr>
          <w:noProof/>
        </w:rPr>
        <w:drawing>
          <wp:anchor distT="0" distB="0" distL="114300" distR="114300" simplePos="0" relativeHeight="251743232" behindDoc="0" locked="0" layoutInCell="1" allowOverlap="1" wp14:anchorId="3A4498BD" wp14:editId="36FC31C7">
            <wp:simplePos x="0" y="0"/>
            <wp:positionH relativeFrom="margin">
              <wp:align>center</wp:align>
            </wp:positionH>
            <wp:positionV relativeFrom="margin">
              <wp:align>top</wp:align>
            </wp:positionV>
            <wp:extent cx="6233160" cy="283845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FS Results 05-43-04 (1).pdf"/>
                    <pic:cNvPicPr/>
                  </pic:nvPicPr>
                  <pic:blipFill rotWithShape="1">
                    <a:blip r:embed="rId25">
                      <a:extLst>
                        <a:ext uri="{28A0092B-C50C-407E-A947-70E740481C1C}">
                          <a14:useLocalDpi xmlns:a14="http://schemas.microsoft.com/office/drawing/2010/main" val="0"/>
                        </a:ext>
                      </a:extLst>
                    </a:blip>
                    <a:srcRect t="68013" b="-188"/>
                    <a:stretch/>
                  </pic:blipFill>
                  <pic:spPr bwMode="auto">
                    <a:xfrm>
                      <a:off x="0" y="0"/>
                      <a:ext cx="6233160" cy="2838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AB535A6" w14:textId="77777777" w:rsidR="00867AE5" w:rsidRDefault="00867AE5" w:rsidP="008C2494">
      <w:pPr>
        <w:rPr>
          <w:color w:val="FF0000"/>
          <w:sz w:val="24"/>
          <w:szCs w:val="24"/>
        </w:rPr>
      </w:pPr>
    </w:p>
    <w:p w14:paraId="74D81AD6" w14:textId="77777777" w:rsidR="00867AE5" w:rsidRDefault="00867AE5" w:rsidP="008C2494">
      <w:pPr>
        <w:rPr>
          <w:color w:val="FF0000"/>
          <w:sz w:val="24"/>
          <w:szCs w:val="24"/>
        </w:rPr>
      </w:pPr>
    </w:p>
    <w:p w14:paraId="218A7569" w14:textId="77777777" w:rsidR="00867AE5" w:rsidRDefault="00867AE5" w:rsidP="008C2494">
      <w:pPr>
        <w:rPr>
          <w:color w:val="FF0000"/>
          <w:sz w:val="24"/>
          <w:szCs w:val="24"/>
        </w:rPr>
      </w:pPr>
    </w:p>
    <w:p w14:paraId="57C705C0" w14:textId="77777777" w:rsidR="00867AE5" w:rsidRDefault="00867AE5" w:rsidP="008C2494">
      <w:pPr>
        <w:rPr>
          <w:color w:val="FF0000"/>
          <w:sz w:val="24"/>
          <w:szCs w:val="24"/>
        </w:rPr>
      </w:pPr>
    </w:p>
    <w:p w14:paraId="093470F8" w14:textId="77777777" w:rsidR="00867AE5" w:rsidRDefault="00867AE5" w:rsidP="008C2494">
      <w:pPr>
        <w:rPr>
          <w:color w:val="FF0000"/>
          <w:sz w:val="24"/>
          <w:szCs w:val="24"/>
        </w:rPr>
      </w:pPr>
    </w:p>
    <w:p w14:paraId="3BDE81E2" w14:textId="77777777" w:rsidR="00867AE5" w:rsidRDefault="00867AE5" w:rsidP="008C2494">
      <w:pPr>
        <w:rPr>
          <w:color w:val="FF0000"/>
          <w:sz w:val="24"/>
          <w:szCs w:val="24"/>
        </w:rPr>
      </w:pPr>
    </w:p>
    <w:p w14:paraId="62297FE2" w14:textId="77777777" w:rsidR="00867AE5" w:rsidRDefault="00867AE5" w:rsidP="008C2494">
      <w:pPr>
        <w:rPr>
          <w:color w:val="FF0000"/>
          <w:sz w:val="24"/>
          <w:szCs w:val="24"/>
        </w:rPr>
      </w:pPr>
    </w:p>
    <w:p w14:paraId="6D1BF790" w14:textId="77777777" w:rsidR="00867AE5" w:rsidRDefault="00867AE5" w:rsidP="008C2494">
      <w:pPr>
        <w:rPr>
          <w:color w:val="FF0000"/>
          <w:sz w:val="24"/>
          <w:szCs w:val="24"/>
        </w:rPr>
      </w:pPr>
    </w:p>
    <w:p w14:paraId="64F52FD1" w14:textId="77777777" w:rsidR="00867AE5" w:rsidRDefault="00867AE5" w:rsidP="008C2494">
      <w:pPr>
        <w:rPr>
          <w:color w:val="FF0000"/>
          <w:sz w:val="24"/>
          <w:szCs w:val="24"/>
        </w:rPr>
      </w:pPr>
    </w:p>
    <w:p w14:paraId="2D386355" w14:textId="77777777" w:rsidR="00867AE5" w:rsidRDefault="00867AE5" w:rsidP="008C2494">
      <w:pPr>
        <w:rPr>
          <w:color w:val="FF0000"/>
          <w:sz w:val="24"/>
          <w:szCs w:val="24"/>
        </w:rPr>
      </w:pPr>
    </w:p>
    <w:p w14:paraId="674777C3" w14:textId="77777777" w:rsidR="00867AE5" w:rsidRDefault="00867AE5" w:rsidP="008C2494">
      <w:pPr>
        <w:rPr>
          <w:color w:val="FF0000"/>
          <w:sz w:val="24"/>
          <w:szCs w:val="24"/>
        </w:rPr>
      </w:pPr>
    </w:p>
    <w:p w14:paraId="5E547860" w14:textId="34B2B4C3" w:rsidR="00867AE5" w:rsidRDefault="00867AE5" w:rsidP="008C2494">
      <w:pPr>
        <w:rPr>
          <w:color w:val="FF0000"/>
          <w:sz w:val="24"/>
          <w:szCs w:val="24"/>
        </w:rPr>
      </w:pPr>
      <w:r>
        <w:rPr>
          <w:color w:val="FF0000"/>
          <w:sz w:val="24"/>
          <w:szCs w:val="24"/>
        </w:rPr>
        <w:lastRenderedPageBreak/>
        <w:t xml:space="preserve">George, Kyle, </w:t>
      </w:r>
      <w:proofErr w:type="spellStart"/>
      <w:r>
        <w:rPr>
          <w:color w:val="FF0000"/>
          <w:sz w:val="24"/>
          <w:szCs w:val="24"/>
        </w:rPr>
        <w:t>Geena</w:t>
      </w:r>
      <w:proofErr w:type="spellEnd"/>
      <w:r>
        <w:rPr>
          <w:color w:val="FF0000"/>
          <w:sz w:val="24"/>
          <w:szCs w:val="24"/>
        </w:rPr>
        <w:t>, and Josephine,</w:t>
      </w:r>
    </w:p>
    <w:p w14:paraId="78AD8ACC" w14:textId="77777777" w:rsidR="00867AE5" w:rsidRDefault="00867AE5" w:rsidP="008C2494">
      <w:pPr>
        <w:rPr>
          <w:color w:val="FF0000"/>
          <w:sz w:val="24"/>
          <w:szCs w:val="24"/>
        </w:rPr>
      </w:pPr>
    </w:p>
    <w:p w14:paraId="46CD7209" w14:textId="69D7106D" w:rsidR="00867AE5" w:rsidRDefault="00867AE5" w:rsidP="00867AE5">
      <w:pPr>
        <w:jc w:val="left"/>
        <w:rPr>
          <w:color w:val="FF0000"/>
          <w:sz w:val="24"/>
          <w:szCs w:val="24"/>
        </w:rPr>
      </w:pPr>
      <w:r>
        <w:rPr>
          <w:color w:val="FF0000"/>
          <w:sz w:val="24"/>
          <w:szCs w:val="24"/>
        </w:rPr>
        <w:t>This is a very thorough and comprehensive report, and you have clearly put a lot of work into presenting the information in a professional manner. The layout, design, and use of headings are very well done (other than the rather small body font). There are some problems with primary research and the internal coherence of the report, however.</w:t>
      </w:r>
    </w:p>
    <w:p w14:paraId="5A898C45" w14:textId="77777777" w:rsidR="00867AE5" w:rsidRDefault="00867AE5" w:rsidP="00867AE5">
      <w:pPr>
        <w:jc w:val="left"/>
        <w:rPr>
          <w:color w:val="FF0000"/>
          <w:sz w:val="24"/>
          <w:szCs w:val="24"/>
        </w:rPr>
      </w:pPr>
    </w:p>
    <w:p w14:paraId="7A9E0BDF" w14:textId="229DC6B5" w:rsidR="00867AE5" w:rsidRDefault="00867AE5" w:rsidP="00867AE5">
      <w:pPr>
        <w:jc w:val="left"/>
        <w:rPr>
          <w:color w:val="FF0000"/>
          <w:sz w:val="24"/>
          <w:szCs w:val="24"/>
        </w:rPr>
      </w:pPr>
      <w:r>
        <w:rPr>
          <w:color w:val="FF0000"/>
          <w:sz w:val="24"/>
          <w:szCs w:val="24"/>
        </w:rPr>
        <w:t>In your findings section, many questions apply to multiple criteria, sometimes in a logical fashion and som</w:t>
      </w:r>
      <w:r w:rsidR="00203827">
        <w:rPr>
          <w:color w:val="FF0000"/>
          <w:sz w:val="24"/>
          <w:szCs w:val="24"/>
        </w:rPr>
        <w:t xml:space="preserve">etimes for reasons that are less </w:t>
      </w:r>
      <w:r>
        <w:rPr>
          <w:color w:val="FF0000"/>
          <w:sz w:val="24"/>
          <w:szCs w:val="24"/>
        </w:rPr>
        <w:t xml:space="preserve">clear. It appears that results were selected from the primary research to be applied to each criterion, which is a less than ideal way to approach testing usability criteria. If the criteria had been clearly established and defined when your survey was created, the criterion being measured by each question would have been evident. Within the report, the definition and elements of each criterion shift; Figure 1 lists components </w:t>
      </w:r>
      <w:r w:rsidR="00203827">
        <w:rPr>
          <w:color w:val="FF0000"/>
          <w:sz w:val="24"/>
          <w:szCs w:val="24"/>
        </w:rPr>
        <w:t xml:space="preserve">of each criterion </w:t>
      </w:r>
      <w:r>
        <w:rPr>
          <w:color w:val="FF0000"/>
          <w:sz w:val="24"/>
          <w:szCs w:val="24"/>
        </w:rPr>
        <w:t xml:space="preserve">that are sometimes never mentioned again, and some key elements, such as Martin’s “organize, economize, communicate” and </w:t>
      </w:r>
      <w:proofErr w:type="spellStart"/>
      <w:r>
        <w:rPr>
          <w:color w:val="FF0000"/>
          <w:sz w:val="24"/>
          <w:szCs w:val="24"/>
        </w:rPr>
        <w:t>Fogg’s</w:t>
      </w:r>
      <w:proofErr w:type="spellEnd"/>
      <w:r>
        <w:rPr>
          <w:color w:val="FF0000"/>
          <w:sz w:val="24"/>
          <w:szCs w:val="24"/>
        </w:rPr>
        <w:t xml:space="preserve"> three guidelines</w:t>
      </w:r>
      <w:r w:rsidR="00203827">
        <w:rPr>
          <w:color w:val="FF0000"/>
          <w:sz w:val="24"/>
          <w:szCs w:val="24"/>
        </w:rPr>
        <w:t xml:space="preserve">, are mentioned but never really used to structure your discussion. </w:t>
      </w:r>
    </w:p>
    <w:p w14:paraId="0F5C1E7C" w14:textId="77777777" w:rsidR="00203827" w:rsidRDefault="00203827" w:rsidP="00867AE5">
      <w:pPr>
        <w:jc w:val="left"/>
        <w:rPr>
          <w:color w:val="FF0000"/>
          <w:sz w:val="24"/>
          <w:szCs w:val="24"/>
        </w:rPr>
      </w:pPr>
    </w:p>
    <w:p w14:paraId="5C0A3FE8" w14:textId="19DCD35D" w:rsidR="00203827" w:rsidRDefault="00203827" w:rsidP="00867AE5">
      <w:pPr>
        <w:jc w:val="left"/>
        <w:rPr>
          <w:color w:val="FF0000"/>
          <w:sz w:val="24"/>
          <w:szCs w:val="24"/>
        </w:rPr>
      </w:pPr>
      <w:r>
        <w:rPr>
          <w:color w:val="FF0000"/>
          <w:sz w:val="24"/>
          <w:szCs w:val="24"/>
        </w:rPr>
        <w:t>While the results for some criteria are reported quite clearly and precisely, other criteria are presented in a confusing or even misleading way, as when it is suggested that question 2.4 asks users about the navigation bar or that question 6 asks them to rate the usefulness of the bar. These may seem like minor distinctions, but they are significant. The survey in Appendix B is also slightly different from the survey actually sent out, which increases the confusion.</w:t>
      </w:r>
    </w:p>
    <w:p w14:paraId="47A566CF" w14:textId="77777777" w:rsidR="00203827" w:rsidRDefault="00203827" w:rsidP="00867AE5">
      <w:pPr>
        <w:jc w:val="left"/>
        <w:rPr>
          <w:color w:val="FF0000"/>
          <w:sz w:val="24"/>
          <w:szCs w:val="24"/>
        </w:rPr>
      </w:pPr>
    </w:p>
    <w:p w14:paraId="2F65ECBD" w14:textId="64E3D999" w:rsidR="00203827" w:rsidRDefault="00203827" w:rsidP="00867AE5">
      <w:pPr>
        <w:jc w:val="left"/>
        <w:rPr>
          <w:color w:val="FF0000"/>
          <w:sz w:val="24"/>
          <w:szCs w:val="24"/>
        </w:rPr>
      </w:pPr>
      <w:r>
        <w:rPr>
          <w:color w:val="FF0000"/>
          <w:sz w:val="24"/>
          <w:szCs w:val="24"/>
        </w:rPr>
        <w:t xml:space="preserve">Some sections of the report are very clearly and concisely written, but other sections suffer from considerable wordiness, over-generalizing, and repetitiveness. As the report is quite long in comparison to the assignment guidelines, more work could have been put into eliminating the repetitive sections. </w:t>
      </w:r>
    </w:p>
    <w:p w14:paraId="61610125" w14:textId="77777777" w:rsidR="00203827" w:rsidRDefault="00203827" w:rsidP="00867AE5">
      <w:pPr>
        <w:jc w:val="left"/>
        <w:rPr>
          <w:color w:val="FF0000"/>
          <w:sz w:val="24"/>
          <w:szCs w:val="24"/>
        </w:rPr>
      </w:pPr>
    </w:p>
    <w:p w14:paraId="6175E56C" w14:textId="2E713E21" w:rsidR="00203827" w:rsidRDefault="00203827" w:rsidP="00867AE5">
      <w:pPr>
        <w:jc w:val="left"/>
        <w:rPr>
          <w:color w:val="FF0000"/>
          <w:sz w:val="24"/>
          <w:szCs w:val="24"/>
        </w:rPr>
      </w:pPr>
      <w:r>
        <w:rPr>
          <w:color w:val="FF0000"/>
          <w:sz w:val="24"/>
          <w:szCs w:val="24"/>
        </w:rPr>
        <w:t>Marjorie</w:t>
      </w:r>
    </w:p>
    <w:p w14:paraId="287BA943" w14:textId="77777777" w:rsidR="00936683" w:rsidRDefault="00936683" w:rsidP="00203827">
      <w:pPr>
        <w:rPr>
          <w:color w:val="FF0000"/>
        </w:rPr>
      </w:pPr>
    </w:p>
    <w:p w14:paraId="644D8A8A" w14:textId="3FDA5DB6" w:rsidR="00203827" w:rsidRPr="00F36A79" w:rsidRDefault="00936683" w:rsidP="00203827">
      <w:pPr>
        <w:rPr>
          <w:color w:val="FF0000"/>
        </w:rPr>
      </w:pPr>
      <w:r>
        <w:rPr>
          <w:color w:val="FF0000"/>
        </w:rPr>
        <w:t>Front matter 2.25</w:t>
      </w:r>
    </w:p>
    <w:p w14:paraId="0DC8BD15" w14:textId="55C323E4" w:rsidR="00203827" w:rsidRPr="00F36A79" w:rsidRDefault="00936683" w:rsidP="00203827">
      <w:pPr>
        <w:rPr>
          <w:color w:val="FF0000"/>
        </w:rPr>
      </w:pPr>
      <w:r>
        <w:rPr>
          <w:color w:val="FF0000"/>
        </w:rPr>
        <w:t>Intro/methods 2</w:t>
      </w:r>
    </w:p>
    <w:p w14:paraId="690A8626" w14:textId="1E087CD0" w:rsidR="00203827" w:rsidRPr="00F36A79" w:rsidRDefault="00936683" w:rsidP="00203827">
      <w:pPr>
        <w:rPr>
          <w:color w:val="FF0000"/>
        </w:rPr>
      </w:pPr>
      <w:r>
        <w:rPr>
          <w:color w:val="FF0000"/>
        </w:rPr>
        <w:t>Findings and discussion 7</w:t>
      </w:r>
    </w:p>
    <w:p w14:paraId="53C9507F" w14:textId="2AED9FFF" w:rsidR="00203827" w:rsidRPr="00F36A79" w:rsidRDefault="00936683" w:rsidP="00203827">
      <w:pPr>
        <w:rPr>
          <w:color w:val="FF0000"/>
        </w:rPr>
      </w:pPr>
      <w:r>
        <w:rPr>
          <w:color w:val="FF0000"/>
        </w:rPr>
        <w:t>Conclusion/recommendations 3.5</w:t>
      </w:r>
    </w:p>
    <w:p w14:paraId="6D21F92B" w14:textId="56BC78C4" w:rsidR="00203827" w:rsidRPr="00F36A79" w:rsidRDefault="00936683" w:rsidP="00203827">
      <w:pPr>
        <w:rPr>
          <w:color w:val="FF0000"/>
        </w:rPr>
      </w:pPr>
      <w:r>
        <w:rPr>
          <w:color w:val="FF0000"/>
        </w:rPr>
        <w:t>Visuals and layout 4.5</w:t>
      </w:r>
    </w:p>
    <w:p w14:paraId="02EF392E" w14:textId="791FB221" w:rsidR="00203827" w:rsidRDefault="00936683" w:rsidP="00867AE5">
      <w:pPr>
        <w:jc w:val="left"/>
        <w:rPr>
          <w:color w:val="FF0000"/>
          <w:sz w:val="24"/>
          <w:szCs w:val="24"/>
        </w:rPr>
      </w:pPr>
      <w:r>
        <w:rPr>
          <w:color w:val="FF0000"/>
          <w:sz w:val="24"/>
          <w:szCs w:val="24"/>
        </w:rPr>
        <w:t>19.25/25 (B)</w:t>
      </w:r>
      <w:bookmarkStart w:id="119" w:name="_GoBack"/>
      <w:bookmarkEnd w:id="119"/>
    </w:p>
    <w:p w14:paraId="4969361B" w14:textId="77777777" w:rsidR="00203827" w:rsidRPr="00786D7A" w:rsidRDefault="00203827" w:rsidP="00867AE5">
      <w:pPr>
        <w:jc w:val="left"/>
      </w:pPr>
    </w:p>
    <w:sectPr w:rsidR="00203827" w:rsidRPr="00786D7A" w:rsidSect="009E37AC">
      <w:headerReference w:type="even" r:id="rId27"/>
      <w:headerReference w:type="default" r:id="rId28"/>
      <w:footerReference w:type="even" r:id="rId29"/>
      <w:footerReference w:type="default" r:id="rId30"/>
      <w:pgSz w:w="12240" w:h="15840"/>
      <w:pgMar w:top="1440" w:right="1800" w:bottom="1440" w:left="1800" w:header="340" w:footer="708" w:gutter="0"/>
      <w:pgNumType w:start="0"/>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Marjorie Mather" w:date="2014-12-21T13:43:00Z" w:initials="MM">
    <w:p w14:paraId="5E6669A9" w14:textId="51401CB2" w:rsidR="00203827" w:rsidRDefault="00203827">
      <w:pPr>
        <w:pStyle w:val="CommentText"/>
      </w:pPr>
      <w:r>
        <w:rPr>
          <w:rStyle w:val="CommentReference"/>
        </w:rPr>
        <w:annotationRef/>
      </w:r>
      <w:r>
        <w:t>Nice design, but 11 point font is a bit too small for ideal readability.</w:t>
      </w:r>
    </w:p>
  </w:comment>
  <w:comment w:id="11" w:author="Marjorie Mather" w:date="2014-12-21T13:48:00Z" w:initials="MM">
    <w:p w14:paraId="1A463A7D" w14:textId="303D0661" w:rsidR="00203827" w:rsidRDefault="00203827">
      <w:pPr>
        <w:pStyle w:val="CommentText"/>
      </w:pPr>
      <w:r>
        <w:rPr>
          <w:rStyle w:val="CommentReference"/>
        </w:rPr>
        <w:annotationRef/>
      </w:r>
      <w:r>
        <w:t>Performing these tests provides an organization…</w:t>
      </w:r>
    </w:p>
  </w:comment>
  <w:comment w:id="12" w:author="Marjorie Mather" w:date="2014-12-21T13:48:00Z" w:initials="MM">
    <w:p w14:paraId="302A9713" w14:textId="2C4950D5" w:rsidR="00203827" w:rsidRDefault="00203827">
      <w:pPr>
        <w:pStyle w:val="CommentText"/>
      </w:pPr>
      <w:r>
        <w:rPr>
          <w:rStyle w:val="CommentReference"/>
        </w:rPr>
        <w:annotationRef/>
      </w:r>
      <w:proofErr w:type="gramStart"/>
      <w:r>
        <w:t>conduct</w:t>
      </w:r>
      <w:proofErr w:type="gramEnd"/>
    </w:p>
  </w:comment>
  <w:comment w:id="18" w:author="Marjorie Mather" w:date="2014-12-21T13:49:00Z" w:initials="MM">
    <w:p w14:paraId="13AEC14A" w14:textId="64A0B479" w:rsidR="00203827" w:rsidRDefault="00203827">
      <w:pPr>
        <w:pStyle w:val="CommentText"/>
      </w:pPr>
      <w:r>
        <w:rPr>
          <w:rStyle w:val="CommentReference"/>
        </w:rPr>
        <w:annotationRef/>
      </w:r>
      <w:r>
        <w:t>Grammar – AAFS is not a post-production usability test</w:t>
      </w:r>
    </w:p>
  </w:comment>
  <w:comment w:id="19" w:author="Marjorie Mather" w:date="2014-12-21T13:49:00Z" w:initials="MM">
    <w:p w14:paraId="0438856A" w14:textId="0D1B67B8" w:rsidR="00203827" w:rsidRDefault="00203827">
      <w:pPr>
        <w:pStyle w:val="CommentText"/>
      </w:pPr>
      <w:r>
        <w:rPr>
          <w:rStyle w:val="CommentReference"/>
        </w:rPr>
        <w:annotationRef/>
      </w:r>
      <w:r>
        <w:t>This section is well organized and designed, but there are persistent problems with grammar and wordiness.</w:t>
      </w:r>
    </w:p>
  </w:comment>
  <w:comment w:id="21" w:author="Marjorie Mather" w:date="2014-12-21T13:50:00Z" w:initials="MM">
    <w:p w14:paraId="6F66A45B" w14:textId="7EF7C13E" w:rsidR="00203827" w:rsidRDefault="00203827">
      <w:pPr>
        <w:pStyle w:val="CommentText"/>
      </w:pPr>
      <w:r>
        <w:rPr>
          <w:rStyle w:val="CommentReference"/>
        </w:rPr>
        <w:annotationRef/>
      </w:r>
      <w:proofErr w:type="gramStart"/>
      <w:r>
        <w:t>were</w:t>
      </w:r>
      <w:proofErr w:type="gramEnd"/>
    </w:p>
  </w:comment>
  <w:comment w:id="24" w:author="Marjorie Mather" w:date="2014-12-21T13:51:00Z" w:initials="MM">
    <w:p w14:paraId="01BD6EFF" w14:textId="57936F4F" w:rsidR="00203827" w:rsidRDefault="00203827">
      <w:pPr>
        <w:pStyle w:val="CommentText"/>
      </w:pPr>
      <w:r>
        <w:rPr>
          <w:rStyle w:val="CommentReference"/>
        </w:rPr>
        <w:annotationRef/>
      </w:r>
      <w:r>
        <w:t>Avoid overuse of jargon and technical language.</w:t>
      </w:r>
    </w:p>
  </w:comment>
  <w:comment w:id="25" w:author="Marjorie Mather" w:date="2014-12-21T13:52:00Z" w:initials="MM">
    <w:p w14:paraId="4E220CE7" w14:textId="46229DDE" w:rsidR="00203827" w:rsidRDefault="00203827">
      <w:pPr>
        <w:pStyle w:val="CommentText"/>
      </w:pPr>
      <w:r>
        <w:rPr>
          <w:rStyle w:val="CommentReference"/>
        </w:rPr>
        <w:annotationRef/>
      </w:r>
      <w:r>
        <w:t>Needs slightly more explanation—how does future usability relate to the current usability of the site?</w:t>
      </w:r>
    </w:p>
  </w:comment>
  <w:comment w:id="26" w:author="Marjorie Mather" w:date="2014-12-21T13:54:00Z" w:initials="MM">
    <w:p w14:paraId="390F1727" w14:textId="383D621D" w:rsidR="00203827" w:rsidRDefault="00203827">
      <w:pPr>
        <w:pStyle w:val="CommentText"/>
      </w:pPr>
      <w:r>
        <w:rPr>
          <w:rStyle w:val="CommentReference"/>
        </w:rPr>
        <w:annotationRef/>
      </w:r>
      <w:r>
        <w:t>There is some repetitiveness and over-generality in this section—think about what sentences/information actually need to be included to inform you reader.</w:t>
      </w:r>
    </w:p>
  </w:comment>
  <w:comment w:id="29" w:author="Marjorie Mather" w:date="2014-12-21T13:54:00Z" w:initials="MM">
    <w:p w14:paraId="25E9B513" w14:textId="7DE961F9" w:rsidR="00203827" w:rsidRDefault="00203827">
      <w:pPr>
        <w:pStyle w:val="CommentText"/>
      </w:pPr>
      <w:r>
        <w:rPr>
          <w:rStyle w:val="CommentReference"/>
        </w:rPr>
        <w:annotationRef/>
      </w:r>
      <w:r>
        <w:t>Very interesting—this could be explained slightly more.</w:t>
      </w:r>
    </w:p>
  </w:comment>
  <w:comment w:id="31" w:author="Marjorie Mather" w:date="2014-12-21T13:56:00Z" w:initials="MM">
    <w:p w14:paraId="3F4A6B6D" w14:textId="3748EAD2" w:rsidR="00203827" w:rsidRDefault="00203827">
      <w:pPr>
        <w:pStyle w:val="CommentText"/>
      </w:pPr>
      <w:r>
        <w:rPr>
          <w:rStyle w:val="CommentReference"/>
        </w:rPr>
        <w:annotationRef/>
      </w:r>
      <w:r>
        <w:t>This is an interesting point, but it would make more sense to explain the components listed in your summary here.</w:t>
      </w:r>
    </w:p>
  </w:comment>
  <w:comment w:id="33" w:author="Marjorie Mather" w:date="2014-12-21T13:56:00Z" w:initials="MM">
    <w:p w14:paraId="03654466" w14:textId="435C1ABF" w:rsidR="00203827" w:rsidRDefault="00203827">
      <w:pPr>
        <w:pStyle w:val="CommentText"/>
      </w:pPr>
      <w:r>
        <w:rPr>
          <w:rStyle w:val="CommentReference"/>
        </w:rPr>
        <w:annotationRef/>
      </w:r>
      <w:r>
        <w:t>Again, the discussion here could line up better with the elements in Figure 1.</w:t>
      </w:r>
    </w:p>
  </w:comment>
  <w:comment w:id="35" w:author="Marjorie Mather" w:date="2014-12-21T13:57:00Z" w:initials="MM">
    <w:p w14:paraId="3F7ADDAA" w14:textId="520503A2" w:rsidR="00203827" w:rsidRDefault="00203827">
      <w:pPr>
        <w:pStyle w:val="CommentText"/>
      </w:pPr>
      <w:r>
        <w:rPr>
          <w:rStyle w:val="CommentReference"/>
        </w:rPr>
        <w:annotationRef/>
      </w:r>
      <w:r>
        <w:t>This needs more explanation—is design not a separate criterion?</w:t>
      </w:r>
    </w:p>
  </w:comment>
  <w:comment w:id="37" w:author="Marjorie Mather" w:date="2014-12-21T13:58:00Z" w:initials="MM">
    <w:p w14:paraId="244D2A7F" w14:textId="7B1ACD2F" w:rsidR="00203827" w:rsidRDefault="00203827">
      <w:pPr>
        <w:pStyle w:val="CommentText"/>
      </w:pPr>
      <w:r>
        <w:rPr>
          <w:rStyle w:val="CommentReference"/>
        </w:rPr>
        <w:annotationRef/>
      </w:r>
      <w:r>
        <w:t>This is not part of the definition of the criterion, which needs more explanation.</w:t>
      </w:r>
    </w:p>
  </w:comment>
  <w:comment w:id="41" w:author="Marjorie Mather" w:date="2014-12-21T14:00:00Z" w:initials="MM">
    <w:p w14:paraId="4C2F4E87" w14:textId="31F48061" w:rsidR="00203827" w:rsidRDefault="00203827">
      <w:pPr>
        <w:pStyle w:val="CommentText"/>
      </w:pPr>
      <w:r>
        <w:rPr>
          <w:rStyle w:val="CommentReference"/>
        </w:rPr>
        <w:annotationRef/>
      </w:r>
      <w:r>
        <w:t>Awkward/grammar problems.</w:t>
      </w:r>
    </w:p>
  </w:comment>
  <w:comment w:id="44" w:author="Marjorie Mather" w:date="2014-12-21T14:01:00Z" w:initials="MM">
    <w:p w14:paraId="15919955" w14:textId="0CC4272B" w:rsidR="00203827" w:rsidRDefault="00203827">
      <w:pPr>
        <w:pStyle w:val="CommentText"/>
      </w:pPr>
      <w:r>
        <w:rPr>
          <w:rStyle w:val="CommentReference"/>
        </w:rPr>
        <w:annotationRef/>
      </w:r>
      <w:r>
        <w:t>This opening could be cut without affecting the content of the paragraph—direct and concise is best.</w:t>
      </w:r>
    </w:p>
  </w:comment>
  <w:comment w:id="49" w:author="Marjorie Mather" w:date="2014-12-21T15:27:00Z" w:initials="MM">
    <w:p w14:paraId="6EA084EC" w14:textId="4B60C914" w:rsidR="00203827" w:rsidRDefault="00203827">
      <w:pPr>
        <w:pStyle w:val="CommentText"/>
      </w:pPr>
      <w:r>
        <w:rPr>
          <w:rStyle w:val="CommentReference"/>
        </w:rPr>
        <w:annotationRef/>
      </w:r>
      <w:r>
        <w:t xml:space="preserve">Good complete representation of data, but the small size and faint </w:t>
      </w:r>
      <w:proofErr w:type="spellStart"/>
      <w:r>
        <w:t>colour</w:t>
      </w:r>
      <w:proofErr w:type="spellEnd"/>
      <w:r>
        <w:t xml:space="preserve"> of the text make the visual hard to easily read.</w:t>
      </w:r>
    </w:p>
  </w:comment>
  <w:comment w:id="51" w:author="Marjorie Mather" w:date="2014-12-21T14:18:00Z" w:initials="MM">
    <w:p w14:paraId="341C72E2" w14:textId="63D1D9AB" w:rsidR="00203827" w:rsidRDefault="00203827">
      <w:pPr>
        <w:pStyle w:val="CommentText"/>
      </w:pPr>
      <w:r>
        <w:rPr>
          <w:rStyle w:val="CommentReference"/>
        </w:rPr>
        <w:annotationRef/>
      </w:r>
      <w:r>
        <w:t xml:space="preserve">The relationship between </w:t>
      </w:r>
      <w:proofErr w:type="spellStart"/>
      <w:r>
        <w:t>Fogg’s</w:t>
      </w:r>
      <w:proofErr w:type="spellEnd"/>
      <w:r>
        <w:t xml:space="preserve"> guidelines, your survey questions, and the exact definition of this sub-criterion needs to be explained. None of these points are discussed again in this section. In Figure 1, you use “identity” as one of the key components of credibility, but it is not discussed here.</w:t>
      </w:r>
    </w:p>
  </w:comment>
  <w:comment w:id="54" w:author="Marjorie Mather" w:date="2014-12-21T14:19:00Z" w:initials="MM">
    <w:p w14:paraId="3F9D1D14" w14:textId="45DFCA97" w:rsidR="00203827" w:rsidRDefault="00203827">
      <w:pPr>
        <w:pStyle w:val="CommentText"/>
      </w:pPr>
      <w:r>
        <w:rPr>
          <w:rStyle w:val="CommentReference"/>
        </w:rPr>
        <w:annotationRef/>
      </w:r>
      <w:r>
        <w:t xml:space="preserve">This recommendation needs more support. To what degree is Wild Apricot related to the site’s problems? </w:t>
      </w:r>
    </w:p>
  </w:comment>
  <w:comment w:id="55" w:author="Marjorie Mather" w:date="2014-12-21T14:15:00Z" w:initials="MM">
    <w:p w14:paraId="356BCA0A" w14:textId="53416263" w:rsidR="00203827" w:rsidRDefault="00203827">
      <w:pPr>
        <w:pStyle w:val="CommentText"/>
      </w:pPr>
      <w:r>
        <w:rPr>
          <w:rStyle w:val="CommentReference"/>
        </w:rPr>
        <w:annotationRef/>
      </w:r>
      <w:r>
        <w:t>This is a tall order for a very small non-profit organization.</w:t>
      </w:r>
    </w:p>
  </w:comment>
  <w:comment w:id="59" w:author="Marjorie Mather" w:date="2014-12-21T14:25:00Z" w:initials="MM">
    <w:p w14:paraId="16D2BF24" w14:textId="23698C24" w:rsidR="00203827" w:rsidRDefault="00203827">
      <w:pPr>
        <w:pStyle w:val="CommentText"/>
      </w:pPr>
      <w:r>
        <w:rPr>
          <w:rStyle w:val="CommentReference"/>
        </w:rPr>
        <w:annotationRef/>
      </w:r>
      <w:r>
        <w:t>Many of these questions are also used to support other criteria, and it is not clear how many of them relate to accessibility as you have defined it.</w:t>
      </w:r>
    </w:p>
  </w:comment>
  <w:comment w:id="60" w:author="Marjorie Mather" w:date="2014-12-21T14:26:00Z" w:initials="MM">
    <w:p w14:paraId="2331FCA6" w14:textId="73DBDE5C" w:rsidR="00203827" w:rsidRDefault="00203827">
      <w:pPr>
        <w:pStyle w:val="CommentText"/>
      </w:pPr>
      <w:r>
        <w:rPr>
          <w:rStyle w:val="CommentReference"/>
        </w:rPr>
        <w:annotationRef/>
      </w:r>
      <w:r>
        <w:t>The survey should have been explicitly designed to measure this criterion.</w:t>
      </w:r>
    </w:p>
  </w:comment>
  <w:comment w:id="63" w:author="Marjorie Mather" w:date="2014-12-21T15:28:00Z" w:initials="MM">
    <w:p w14:paraId="355F33C4" w14:textId="5B0ED1D1" w:rsidR="00203827" w:rsidRDefault="00203827">
      <w:pPr>
        <w:pStyle w:val="CommentText"/>
      </w:pPr>
      <w:r>
        <w:rPr>
          <w:rStyle w:val="CommentReference"/>
        </w:rPr>
        <w:annotationRef/>
      </w:r>
      <w:r>
        <w:t>Navigation and accessibility are of course related, but these criteria should have been more clearly defined at the level of the survey. These elements have little connection to the WCAG success guidelines for operability.</w:t>
      </w:r>
    </w:p>
  </w:comment>
  <w:comment w:id="66" w:author="Marjorie Mather" w:date="2014-12-21T14:46:00Z" w:initials="MM">
    <w:p w14:paraId="7699D071" w14:textId="3DCAC527" w:rsidR="00203827" w:rsidRDefault="00203827">
      <w:pPr>
        <w:pStyle w:val="CommentText"/>
      </w:pPr>
      <w:r>
        <w:rPr>
          <w:rStyle w:val="CommentReference"/>
        </w:rPr>
        <w:annotationRef/>
      </w:r>
      <w:r>
        <w:t>Information related to criteria should not be gathered from the primary research after the fact—the primary research should be designed to measure the criteria.</w:t>
      </w:r>
    </w:p>
  </w:comment>
  <w:comment w:id="70" w:author="Marjorie Mather" w:date="2014-12-21T14:50:00Z" w:initials="MM">
    <w:p w14:paraId="26FA2FD4" w14:textId="548F6F95" w:rsidR="00203827" w:rsidRDefault="00203827">
      <w:pPr>
        <w:pStyle w:val="CommentText"/>
      </w:pPr>
      <w:r>
        <w:rPr>
          <w:rStyle w:val="CommentReference"/>
        </w:rPr>
        <w:annotationRef/>
      </w:r>
      <w:r>
        <w:t>This is a much weaker definition of the criterion than the previous two criteria. Again, the elements in Figure 1 are not discussed.</w:t>
      </w:r>
    </w:p>
  </w:comment>
  <w:comment w:id="74" w:author="Marjorie Mather" w:date="2014-12-21T14:47:00Z" w:initials="MM">
    <w:p w14:paraId="23BFE6BC" w14:textId="635A8DCE" w:rsidR="00203827" w:rsidRDefault="00203827">
      <w:pPr>
        <w:pStyle w:val="CommentText"/>
      </w:pPr>
      <w:r>
        <w:rPr>
          <w:rStyle w:val="CommentReference"/>
        </w:rPr>
        <w:annotationRef/>
      </w:r>
      <w:r>
        <w:t>Question 2.4 does not ask about the navigation bar.</w:t>
      </w:r>
    </w:p>
  </w:comment>
  <w:comment w:id="75" w:author="Marjorie Mather" w:date="2014-12-21T14:48:00Z" w:initials="MM">
    <w:p w14:paraId="23FF0BE7" w14:textId="46C4CC70" w:rsidR="00203827" w:rsidRDefault="00203827">
      <w:pPr>
        <w:pStyle w:val="CommentText"/>
      </w:pPr>
      <w:r>
        <w:rPr>
          <w:rStyle w:val="CommentReference"/>
        </w:rPr>
        <w:annotationRef/>
      </w:r>
      <w:r>
        <w:t>The user-friendliness of navigation tools? This is what you asked about.</w:t>
      </w:r>
    </w:p>
  </w:comment>
  <w:comment w:id="76" w:author="Marjorie Mather" w:date="2014-12-21T14:49:00Z" w:initials="MM">
    <w:p w14:paraId="1642376C" w14:textId="255CCEAF" w:rsidR="00203827" w:rsidRDefault="00203827">
      <w:pPr>
        <w:pStyle w:val="CommentText"/>
      </w:pPr>
      <w:r>
        <w:rPr>
          <w:rStyle w:val="CommentReference"/>
        </w:rPr>
        <w:annotationRef/>
      </w:r>
      <w:r>
        <w:t>You did not ask them to do this.</w:t>
      </w:r>
    </w:p>
  </w:comment>
  <w:comment w:id="78" w:author="Marjorie Mather" w:date="2014-12-21T14:50:00Z" w:initials="MM">
    <w:p w14:paraId="7471E776" w14:textId="07E41893" w:rsidR="00203827" w:rsidRDefault="00203827">
      <w:pPr>
        <w:pStyle w:val="CommentText"/>
      </w:pPr>
      <w:r>
        <w:rPr>
          <w:rStyle w:val="CommentReference"/>
        </w:rPr>
        <w:annotationRef/>
      </w:r>
      <w:r>
        <w:t>Font change</w:t>
      </w:r>
    </w:p>
  </w:comment>
  <w:comment w:id="83" w:author="Marjorie Mather" w:date="2014-12-21T14:53:00Z" w:initials="MM">
    <w:p w14:paraId="60C9250E" w14:textId="4532F9F2" w:rsidR="00203827" w:rsidRDefault="00203827">
      <w:pPr>
        <w:pStyle w:val="CommentText"/>
      </w:pPr>
      <w:r>
        <w:rPr>
          <w:rStyle w:val="CommentReference"/>
        </w:rPr>
        <w:annotationRef/>
      </w:r>
      <w:r>
        <w:t>Good consideration of audience and use of the secondary source!</w:t>
      </w:r>
    </w:p>
  </w:comment>
  <w:comment w:id="87" w:author="Marjorie Mather" w:date="2014-12-21T14:57:00Z" w:initials="MM">
    <w:p w14:paraId="4FAB89FC" w14:textId="3370363F" w:rsidR="00203827" w:rsidRDefault="00203827">
      <w:pPr>
        <w:pStyle w:val="CommentText"/>
      </w:pPr>
      <w:r>
        <w:rPr>
          <w:rStyle w:val="CommentReference"/>
        </w:rPr>
        <w:annotationRef/>
      </w:r>
      <w:r>
        <w:t>Question 4 does not really ask about organizational content, but about readability in the current layout.</w:t>
      </w:r>
    </w:p>
  </w:comment>
  <w:comment w:id="88" w:author="Marjorie Mather" w:date="2014-12-21T14:57:00Z" w:initials="MM">
    <w:p w14:paraId="72DDE1D4" w14:textId="7E598B1E" w:rsidR="00203827" w:rsidRDefault="00203827">
      <w:pPr>
        <w:pStyle w:val="CommentText"/>
      </w:pPr>
      <w:r>
        <w:rPr>
          <w:rStyle w:val="CommentReference"/>
        </w:rPr>
        <w:annotationRef/>
      </w:r>
      <w:r>
        <w:t>Good!</w:t>
      </w:r>
    </w:p>
  </w:comment>
  <w:comment w:id="90" w:author="Marjorie Mather" w:date="2014-12-21T14:58:00Z" w:initials="MM">
    <w:p w14:paraId="4C3B0452" w14:textId="15FF55F5" w:rsidR="00203827" w:rsidRDefault="00203827">
      <w:pPr>
        <w:pStyle w:val="CommentText"/>
      </w:pPr>
      <w:r>
        <w:rPr>
          <w:rStyle w:val="CommentReference"/>
        </w:rPr>
        <w:annotationRef/>
      </w:r>
      <w:r>
        <w:t>The design section is well done, taking into account problems with survey design. Good use of secondary sources, and the writing is concise and well edited.</w:t>
      </w:r>
    </w:p>
  </w:comment>
  <w:comment w:id="91" w:author="Marjorie Mather" w:date="2014-12-21T14:59:00Z" w:initials="MM">
    <w:p w14:paraId="18A9AB0D" w14:textId="526F9C77" w:rsidR="00203827" w:rsidRDefault="00203827">
      <w:pPr>
        <w:pStyle w:val="CommentText"/>
      </w:pPr>
      <w:r>
        <w:rPr>
          <w:rStyle w:val="CommentReference"/>
        </w:rPr>
        <w:annotationRef/>
      </w:r>
      <w:r>
        <w:t xml:space="preserve">This is both quite general and repeats previously stated information. </w:t>
      </w:r>
    </w:p>
  </w:comment>
  <w:comment w:id="92" w:author="Marjorie Mather" w:date="2014-12-21T15:00:00Z" w:initials="MM">
    <w:p w14:paraId="4FFF2835" w14:textId="0F9311E9" w:rsidR="00203827" w:rsidRDefault="00203827">
      <w:pPr>
        <w:pStyle w:val="CommentText"/>
      </w:pPr>
      <w:r>
        <w:rPr>
          <w:rStyle w:val="CommentReference"/>
        </w:rPr>
        <w:annotationRef/>
      </w:r>
      <w:r>
        <w:t>Avoid generalities.</w:t>
      </w:r>
    </w:p>
  </w:comment>
  <w:comment w:id="93" w:author="Marjorie Mather" w:date="2014-12-21T14:59:00Z" w:initials="MM">
    <w:p w14:paraId="1ED25DD8" w14:textId="7D34070B" w:rsidR="00203827" w:rsidRDefault="00203827">
      <w:pPr>
        <w:pStyle w:val="CommentText"/>
      </w:pPr>
      <w:r>
        <w:rPr>
          <w:rStyle w:val="CommentReference"/>
        </w:rPr>
        <w:annotationRef/>
      </w:r>
      <w:r>
        <w:t>You did not discuss either of these elements.</w:t>
      </w:r>
    </w:p>
  </w:comment>
  <w:comment w:id="94" w:author="Marjorie Mather" w:date="2014-12-21T15:01:00Z" w:initials="MM">
    <w:p w14:paraId="1822DB28" w14:textId="3A49A4F9" w:rsidR="00203827" w:rsidRDefault="00203827">
      <w:pPr>
        <w:pStyle w:val="CommentText"/>
      </w:pPr>
      <w:r>
        <w:rPr>
          <w:rStyle w:val="CommentReference"/>
        </w:rPr>
        <w:annotationRef/>
      </w:r>
      <w:r>
        <w:t>This is far too many words to summarize a relatively simple point.</w:t>
      </w:r>
    </w:p>
  </w:comment>
  <w:comment w:id="95" w:author="Marjorie Mather" w:date="2014-12-21T15:02:00Z" w:initials="MM">
    <w:p w14:paraId="364AB2AF" w14:textId="520B6EDD" w:rsidR="00203827" w:rsidRDefault="00203827">
      <w:pPr>
        <w:pStyle w:val="CommentText"/>
      </w:pPr>
      <w:r>
        <w:rPr>
          <w:rStyle w:val="CommentReference"/>
        </w:rPr>
        <w:annotationRef/>
      </w:r>
      <w:r>
        <w:t>It is not clear whether Wild Apricot is the problem or not—who will distinguish this?</w:t>
      </w:r>
    </w:p>
  </w:comment>
  <w:comment w:id="96" w:author="Marjorie Mather" w:date="2014-12-21T15:03:00Z" w:initials="MM">
    <w:p w14:paraId="1BA905BB" w14:textId="3FC96F8F" w:rsidR="00203827" w:rsidRDefault="00203827">
      <w:pPr>
        <w:pStyle w:val="CommentText"/>
      </w:pPr>
      <w:r>
        <w:rPr>
          <w:rStyle w:val="CommentReference"/>
        </w:rPr>
        <w:annotationRef/>
      </w:r>
      <w:r>
        <w:t>Again, it is not clear what the problem is with Wild Apricot or what your specific recommendation is to solve it.</w:t>
      </w:r>
    </w:p>
  </w:comment>
  <w:comment w:id="97" w:author="Marjorie Mather" w:date="2014-12-21T15:04:00Z" w:initials="MM">
    <w:p w14:paraId="2DC99219" w14:textId="49F4BA06" w:rsidR="00203827" w:rsidRDefault="00203827">
      <w:pPr>
        <w:pStyle w:val="CommentText"/>
      </w:pPr>
      <w:r>
        <w:rPr>
          <w:rStyle w:val="CommentReference"/>
        </w:rPr>
        <w:annotationRef/>
      </w:r>
      <w:r>
        <w:t>This section is quite long, but contains relatively little new or specific information.</w:t>
      </w:r>
    </w:p>
  </w:comment>
  <w:comment w:id="99" w:author="Marjorie Mather" w:date="2014-12-21T15:05:00Z" w:initials="MM">
    <w:p w14:paraId="4C915CCF" w14:textId="10944CCA" w:rsidR="00203827" w:rsidRDefault="00203827">
      <w:pPr>
        <w:pStyle w:val="CommentText"/>
      </w:pPr>
      <w:r>
        <w:rPr>
          <w:rStyle w:val="CommentReference"/>
        </w:rPr>
        <w:annotationRef/>
      </w:r>
      <w:r>
        <w:t>This is a helpful distinction—good.</w:t>
      </w:r>
    </w:p>
  </w:comment>
  <w:comment w:id="100" w:author="Marjorie Mather" w:date="2014-12-21T15:05:00Z" w:initials="MM">
    <w:p w14:paraId="27751DBC" w14:textId="1EEA608F" w:rsidR="00203827" w:rsidRDefault="00203827">
      <w:pPr>
        <w:pStyle w:val="CommentText"/>
      </w:pPr>
      <w:r>
        <w:rPr>
          <w:rStyle w:val="CommentReference"/>
        </w:rPr>
        <w:annotationRef/>
      </w:r>
      <w:r>
        <w:t>Inconsistent list punctuation.</w:t>
      </w:r>
    </w:p>
  </w:comment>
  <w:comment w:id="107" w:author="Marjorie Mather" w:date="2014-12-21T15:29:00Z" w:initials="MM">
    <w:p w14:paraId="725A48DF" w14:textId="21F754C4" w:rsidR="00936683" w:rsidRDefault="00936683">
      <w:pPr>
        <w:pStyle w:val="CommentText"/>
      </w:pPr>
      <w:r>
        <w:rPr>
          <w:rStyle w:val="CommentReference"/>
        </w:rPr>
        <w:annotationRef/>
      </w:r>
      <w:r>
        <w:t>Good recommendations—logical and specific.</w:t>
      </w:r>
    </w:p>
  </w:comment>
  <w:comment w:id="110" w:author="Marjorie Mather" w:date="2014-12-21T15:12:00Z" w:initials="MM">
    <w:p w14:paraId="3CD4A53B" w14:textId="08A7B28B" w:rsidR="00203827" w:rsidRDefault="00203827">
      <w:pPr>
        <w:pStyle w:val="CommentText"/>
      </w:pPr>
      <w:r>
        <w:rPr>
          <w:rStyle w:val="CommentReference"/>
        </w:rPr>
        <w:annotationRef/>
      </w:r>
      <w:r>
        <w:t>Sentence fragment</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87CDD01" w14:textId="77777777" w:rsidR="00203827" w:rsidRDefault="00203827" w:rsidP="0035052A">
      <w:pPr>
        <w:spacing w:after="0"/>
      </w:pPr>
      <w:r>
        <w:separator/>
      </w:r>
    </w:p>
  </w:endnote>
  <w:endnote w:type="continuationSeparator" w:id="0">
    <w:p w14:paraId="5ADD4C18" w14:textId="77777777" w:rsidR="00203827" w:rsidRDefault="00203827" w:rsidP="0035052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2A87" w:usb1="80000000" w:usb2="00000008" w:usb3="00000000" w:csb0="000001FF" w:csb1="00000000"/>
  </w:font>
  <w:font w:name="Wingdings">
    <w:panose1 w:val="020005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listo MT">
    <w:panose1 w:val="02040603050505030304"/>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ヒラギノ角ゴ Pro W3">
    <w:charset w:val="4E"/>
    <w:family w:val="auto"/>
    <w:pitch w:val="variable"/>
    <w:sig w:usb0="E00002FF" w:usb1="7AC7FFFF" w:usb2="00000012" w:usb3="00000000" w:csb0="0002000D" w:csb1="00000000"/>
  </w:font>
  <w:font w:name="Verdana">
    <w:panose1 w:val="020B0604030504040204"/>
    <w:charset w:val="00"/>
    <w:family w:val="auto"/>
    <w:pitch w:val="variable"/>
    <w:sig w:usb0="00000287" w:usb1="00000000" w:usb2="00000000" w:usb3="00000000" w:csb0="0000019F" w:csb1="00000000"/>
  </w:font>
  <w:font w:name="Arial">
    <w:panose1 w:val="020B0604020202020204"/>
    <w:charset w:val="00"/>
    <w:family w:val="auto"/>
    <w:pitch w:val="variable"/>
    <w:sig w:usb0="00002A87" w:usb1="80000000" w:usb2="00000008" w:usb3="00000000" w:csb0="000001FF"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4C51F1" w14:textId="77777777" w:rsidR="00203827" w:rsidRDefault="00203827" w:rsidP="009E37A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BEDCFDD" w14:textId="77777777" w:rsidR="00203827" w:rsidRDefault="00203827" w:rsidP="005228B1">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10C3C6" w14:textId="77777777" w:rsidR="00203827" w:rsidRDefault="00203827" w:rsidP="009E37A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36683">
      <w:rPr>
        <w:rStyle w:val="PageNumber"/>
        <w:noProof/>
      </w:rPr>
      <w:t>27</w:t>
    </w:r>
    <w:r>
      <w:rPr>
        <w:rStyle w:val="PageNumber"/>
      </w:rPr>
      <w:fldChar w:fldCharType="end"/>
    </w:r>
  </w:p>
  <w:p w14:paraId="01D62C3D" w14:textId="77777777" w:rsidR="00203827" w:rsidRDefault="00203827" w:rsidP="005228B1">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2830C4D" w14:textId="77777777" w:rsidR="00203827" w:rsidRDefault="00203827" w:rsidP="0035052A">
      <w:pPr>
        <w:spacing w:after="0"/>
      </w:pPr>
      <w:r>
        <w:separator/>
      </w:r>
    </w:p>
  </w:footnote>
  <w:footnote w:type="continuationSeparator" w:id="0">
    <w:p w14:paraId="3A9AACDB" w14:textId="77777777" w:rsidR="00203827" w:rsidRDefault="00203827" w:rsidP="0035052A">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32D4DF" w14:textId="77777777" w:rsidR="00203827" w:rsidRDefault="00203827" w:rsidP="009D61D6">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AB5A07E" w14:textId="77777777" w:rsidR="00203827" w:rsidRDefault="00203827" w:rsidP="009D61D6">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50CA7F" w14:textId="77B991DA" w:rsidR="00203827" w:rsidRPr="004108EF" w:rsidRDefault="00203827" w:rsidP="009D61D6">
    <w:pPr>
      <w:pStyle w:val="Header"/>
      <w:ind w:right="360"/>
      <w:rPr>
        <w:color w:val="808080" w:themeColor="background1" w:themeShade="80"/>
      </w:rPr>
    </w:pPr>
    <w:r w:rsidRPr="004108EF">
      <w:rPr>
        <w:color w:val="808080" w:themeColor="background1" w:themeShade="80"/>
      </w:rPr>
      <w:t>AAFS Website Usability Study 2014</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31502"/>
    <w:multiLevelType w:val="hybridMultilevel"/>
    <w:tmpl w:val="DD382F9A"/>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04D17029"/>
    <w:multiLevelType w:val="hybridMultilevel"/>
    <w:tmpl w:val="3454CEE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6504E83"/>
    <w:multiLevelType w:val="multilevel"/>
    <w:tmpl w:val="9EAA5556"/>
    <w:lvl w:ilvl="0">
      <w:start w:val="1"/>
      <w:numFmt w:val="bullet"/>
      <w:lvlText w:val=""/>
      <w:lvlJc w:val="left"/>
      <w:pPr>
        <w:ind w:left="1080" w:hanging="360"/>
      </w:pPr>
      <w:rPr>
        <w:rFonts w:ascii="Wingdings" w:hAnsi="Wingdings" w:cs="Wingdings" w:hint="default"/>
        <w:sz w:val="20"/>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3">
    <w:nsid w:val="0CF40EFB"/>
    <w:multiLevelType w:val="hybridMultilevel"/>
    <w:tmpl w:val="594C3464"/>
    <w:lvl w:ilvl="0" w:tplc="44E6A84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0F240E4E"/>
    <w:multiLevelType w:val="hybridMultilevel"/>
    <w:tmpl w:val="EC040348"/>
    <w:lvl w:ilvl="0" w:tplc="0409000B">
      <w:start w:val="1"/>
      <w:numFmt w:val="bullet"/>
      <w:lvlText w:val=""/>
      <w:lvlJc w:val="left"/>
      <w:pPr>
        <w:ind w:left="1440" w:hanging="360"/>
      </w:pPr>
      <w:rPr>
        <w:rFonts w:ascii="Wingdings" w:hAnsi="Wingding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115923E2"/>
    <w:multiLevelType w:val="multilevel"/>
    <w:tmpl w:val="8EBEB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ED459B2"/>
    <w:multiLevelType w:val="hybridMultilevel"/>
    <w:tmpl w:val="0B9CCD98"/>
    <w:lvl w:ilvl="0" w:tplc="71705F9A">
      <w:start w:val="1"/>
      <w:numFmt w:val="decimal"/>
      <w:lvlText w:val="[%1]"/>
      <w:lvlJc w:val="left"/>
      <w:pPr>
        <w:tabs>
          <w:tab w:val="num" w:pos="680"/>
        </w:tabs>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4254B84"/>
    <w:multiLevelType w:val="hybridMultilevel"/>
    <w:tmpl w:val="916451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7837D26"/>
    <w:multiLevelType w:val="hybridMultilevel"/>
    <w:tmpl w:val="E6D05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EB049B3"/>
    <w:multiLevelType w:val="multilevel"/>
    <w:tmpl w:val="1C94B4AA"/>
    <w:lvl w:ilvl="0">
      <w:start w:val="1"/>
      <w:numFmt w:val="upperRoman"/>
      <w:lvlText w:val="Article %1."/>
      <w:lvlJc w:val="left"/>
      <w:pPr>
        <w:tabs>
          <w:tab w:val="num" w:pos="567"/>
        </w:tabs>
        <w:ind w:left="567" w:hanging="567"/>
      </w:pPr>
      <w:rPr>
        <w:rFonts w:hint="default"/>
        <w:sz w:val="32"/>
        <w:szCs w:val="32"/>
      </w:rPr>
    </w:lvl>
    <w:lvl w:ilvl="1">
      <w:start w:val="1"/>
      <w:numFmt w:val="decimalZero"/>
      <w:isLgl/>
      <w:suff w:val="space"/>
      <w:lvlText w:val="Section %1.%2:"/>
      <w:lvlJc w:val="left"/>
      <w:pPr>
        <w:ind w:left="0" w:firstLine="0"/>
      </w:pPr>
      <w:rPr>
        <w:rFonts w:asciiTheme="majorHAnsi" w:hAnsiTheme="majorHAnsi" w:hint="default"/>
        <w:sz w:val="28"/>
        <w:szCs w:val="28"/>
      </w:rPr>
    </w:lvl>
    <w:lvl w:ilvl="2">
      <w:start w:val="1"/>
      <w:numFmt w:val="lowerLetter"/>
      <w:lvlText w:val="(%3)"/>
      <w:lvlJc w:val="left"/>
      <w:pPr>
        <w:ind w:left="873" w:hanging="432"/>
      </w:pPr>
      <w:rPr>
        <w:rFonts w:hint="default"/>
        <w:sz w:val="24"/>
        <w:szCs w:val="24"/>
      </w:rPr>
    </w:lvl>
    <w:lvl w:ilvl="3">
      <w:start w:val="1"/>
      <w:numFmt w:val="upperLetter"/>
      <w:lvlText w:val="(%4)"/>
      <w:lvlJc w:val="right"/>
      <w:pPr>
        <w:ind w:left="1017" w:hanging="144"/>
      </w:pPr>
      <w:rPr>
        <w:rFonts w:hint="default"/>
      </w:rPr>
    </w:lvl>
    <w:lvl w:ilvl="4">
      <w:start w:val="1"/>
      <w:numFmt w:val="decimal"/>
      <w:lvlText w:val="%5)"/>
      <w:lvlJc w:val="left"/>
      <w:pPr>
        <w:ind w:left="1161" w:hanging="432"/>
      </w:pPr>
      <w:rPr>
        <w:rFonts w:hint="default"/>
      </w:rPr>
    </w:lvl>
    <w:lvl w:ilvl="5">
      <w:start w:val="1"/>
      <w:numFmt w:val="lowerLetter"/>
      <w:lvlText w:val="%6)"/>
      <w:lvlJc w:val="left"/>
      <w:pPr>
        <w:ind w:left="1305" w:hanging="432"/>
      </w:pPr>
      <w:rPr>
        <w:rFonts w:hint="default"/>
      </w:rPr>
    </w:lvl>
    <w:lvl w:ilvl="6">
      <w:start w:val="1"/>
      <w:numFmt w:val="lowerRoman"/>
      <w:lvlText w:val="%7)"/>
      <w:lvlJc w:val="right"/>
      <w:pPr>
        <w:ind w:left="1449" w:hanging="288"/>
      </w:pPr>
      <w:rPr>
        <w:rFonts w:hint="default"/>
      </w:rPr>
    </w:lvl>
    <w:lvl w:ilvl="7">
      <w:start w:val="1"/>
      <w:numFmt w:val="lowerLetter"/>
      <w:lvlText w:val="%8."/>
      <w:lvlJc w:val="left"/>
      <w:pPr>
        <w:ind w:left="1593" w:hanging="432"/>
      </w:pPr>
      <w:rPr>
        <w:rFonts w:hint="default"/>
      </w:rPr>
    </w:lvl>
    <w:lvl w:ilvl="8">
      <w:start w:val="1"/>
      <w:numFmt w:val="lowerRoman"/>
      <w:lvlText w:val="%9."/>
      <w:lvlJc w:val="right"/>
      <w:pPr>
        <w:ind w:left="1737" w:hanging="144"/>
      </w:pPr>
      <w:rPr>
        <w:rFonts w:hint="default"/>
      </w:rPr>
    </w:lvl>
  </w:abstractNum>
  <w:abstractNum w:abstractNumId="10">
    <w:nsid w:val="34FF4B84"/>
    <w:multiLevelType w:val="hybridMultilevel"/>
    <w:tmpl w:val="9DF678AC"/>
    <w:lvl w:ilvl="0" w:tplc="7570D690">
      <w:start w:val="1"/>
      <w:numFmt w:val="decimal"/>
      <w:lvlText w:val="%1."/>
      <w:lvlJc w:val="left"/>
      <w:pPr>
        <w:ind w:left="1080" w:hanging="360"/>
      </w:pPr>
      <w:rPr>
        <w:rFonts w:hint="default"/>
      </w:rPr>
    </w:lvl>
    <w:lvl w:ilvl="1" w:tplc="04090015">
      <w:start w:val="1"/>
      <w:numFmt w:val="upp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3AF762AF"/>
    <w:multiLevelType w:val="hybridMultilevel"/>
    <w:tmpl w:val="1C5A29D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nsid w:val="4C7E3986"/>
    <w:multiLevelType w:val="hybridMultilevel"/>
    <w:tmpl w:val="F6861F1A"/>
    <w:lvl w:ilvl="0" w:tplc="0409000F">
      <w:start w:val="1"/>
      <w:numFmt w:val="decimal"/>
      <w:lvlText w:val="%1."/>
      <w:lvlJc w:val="left"/>
      <w:pPr>
        <w:ind w:left="1501" w:hanging="360"/>
      </w:pPr>
    </w:lvl>
    <w:lvl w:ilvl="1" w:tplc="04090019" w:tentative="1">
      <w:start w:val="1"/>
      <w:numFmt w:val="lowerLetter"/>
      <w:lvlText w:val="%2."/>
      <w:lvlJc w:val="left"/>
      <w:pPr>
        <w:ind w:left="2221" w:hanging="360"/>
      </w:pPr>
    </w:lvl>
    <w:lvl w:ilvl="2" w:tplc="0409001B" w:tentative="1">
      <w:start w:val="1"/>
      <w:numFmt w:val="lowerRoman"/>
      <w:lvlText w:val="%3."/>
      <w:lvlJc w:val="right"/>
      <w:pPr>
        <w:ind w:left="2941" w:hanging="180"/>
      </w:pPr>
    </w:lvl>
    <w:lvl w:ilvl="3" w:tplc="0409000F" w:tentative="1">
      <w:start w:val="1"/>
      <w:numFmt w:val="decimal"/>
      <w:lvlText w:val="%4."/>
      <w:lvlJc w:val="left"/>
      <w:pPr>
        <w:ind w:left="3661" w:hanging="360"/>
      </w:pPr>
    </w:lvl>
    <w:lvl w:ilvl="4" w:tplc="04090019" w:tentative="1">
      <w:start w:val="1"/>
      <w:numFmt w:val="lowerLetter"/>
      <w:lvlText w:val="%5."/>
      <w:lvlJc w:val="left"/>
      <w:pPr>
        <w:ind w:left="4381" w:hanging="360"/>
      </w:pPr>
    </w:lvl>
    <w:lvl w:ilvl="5" w:tplc="0409001B" w:tentative="1">
      <w:start w:val="1"/>
      <w:numFmt w:val="lowerRoman"/>
      <w:lvlText w:val="%6."/>
      <w:lvlJc w:val="right"/>
      <w:pPr>
        <w:ind w:left="5101" w:hanging="180"/>
      </w:pPr>
    </w:lvl>
    <w:lvl w:ilvl="6" w:tplc="0409000F" w:tentative="1">
      <w:start w:val="1"/>
      <w:numFmt w:val="decimal"/>
      <w:lvlText w:val="%7."/>
      <w:lvlJc w:val="left"/>
      <w:pPr>
        <w:ind w:left="5821" w:hanging="360"/>
      </w:pPr>
    </w:lvl>
    <w:lvl w:ilvl="7" w:tplc="04090019" w:tentative="1">
      <w:start w:val="1"/>
      <w:numFmt w:val="lowerLetter"/>
      <w:lvlText w:val="%8."/>
      <w:lvlJc w:val="left"/>
      <w:pPr>
        <w:ind w:left="6541" w:hanging="360"/>
      </w:pPr>
    </w:lvl>
    <w:lvl w:ilvl="8" w:tplc="0409001B" w:tentative="1">
      <w:start w:val="1"/>
      <w:numFmt w:val="lowerRoman"/>
      <w:lvlText w:val="%9."/>
      <w:lvlJc w:val="right"/>
      <w:pPr>
        <w:ind w:left="7261" w:hanging="180"/>
      </w:pPr>
    </w:lvl>
  </w:abstractNum>
  <w:abstractNum w:abstractNumId="13">
    <w:nsid w:val="6329776F"/>
    <w:multiLevelType w:val="hybridMultilevel"/>
    <w:tmpl w:val="FF0C03DE"/>
    <w:lvl w:ilvl="0" w:tplc="22A8FDC8">
      <w:start w:val="1"/>
      <w:numFmt w:val="decimal"/>
      <w:lvlText w:val="%1"/>
      <w:lvlJc w:val="left"/>
      <w:pPr>
        <w:ind w:left="1800" w:hanging="72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69A122F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nsid w:val="6DEF4841"/>
    <w:multiLevelType w:val="hybridMultilevel"/>
    <w:tmpl w:val="77962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F6D098B"/>
    <w:multiLevelType w:val="hybridMultilevel"/>
    <w:tmpl w:val="B28C5140"/>
    <w:lvl w:ilvl="0" w:tplc="04090015">
      <w:start w:val="1"/>
      <w:numFmt w:val="upperLetter"/>
      <w:lvlText w:val="%1."/>
      <w:lvlJc w:val="left"/>
      <w:pPr>
        <w:ind w:left="180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74E12E30"/>
    <w:multiLevelType w:val="hybridMultilevel"/>
    <w:tmpl w:val="03C042D2"/>
    <w:lvl w:ilvl="0" w:tplc="D75A40F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9E476F7"/>
    <w:multiLevelType w:val="hybridMultilevel"/>
    <w:tmpl w:val="BF9C5D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BE020E0"/>
    <w:multiLevelType w:val="hybridMultilevel"/>
    <w:tmpl w:val="CA8ABB30"/>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nsid w:val="7E555828"/>
    <w:multiLevelType w:val="hybridMultilevel"/>
    <w:tmpl w:val="708AEF3C"/>
    <w:lvl w:ilvl="0" w:tplc="0409000B">
      <w:start w:val="1"/>
      <w:numFmt w:val="bullet"/>
      <w:lvlText w:val=""/>
      <w:lvlJc w:val="left"/>
      <w:pPr>
        <w:ind w:left="36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9"/>
  </w:num>
  <w:num w:numId="2">
    <w:abstractNumId w:val="9"/>
  </w:num>
  <w:num w:numId="3">
    <w:abstractNumId w:val="9"/>
  </w:num>
  <w:num w:numId="4">
    <w:abstractNumId w:val="6"/>
  </w:num>
  <w:num w:numId="5">
    <w:abstractNumId w:val="13"/>
  </w:num>
  <w:num w:numId="6">
    <w:abstractNumId w:val="18"/>
  </w:num>
  <w:num w:numId="7">
    <w:abstractNumId w:val="0"/>
  </w:num>
  <w:num w:numId="8">
    <w:abstractNumId w:val="4"/>
  </w:num>
  <w:num w:numId="9">
    <w:abstractNumId w:val="2"/>
  </w:num>
  <w:num w:numId="10">
    <w:abstractNumId w:val="14"/>
  </w:num>
  <w:num w:numId="11">
    <w:abstractNumId w:val="5"/>
  </w:num>
  <w:num w:numId="12">
    <w:abstractNumId w:val="20"/>
  </w:num>
  <w:num w:numId="13">
    <w:abstractNumId w:val="1"/>
  </w:num>
  <w:num w:numId="14">
    <w:abstractNumId w:val="12"/>
  </w:num>
  <w:num w:numId="15">
    <w:abstractNumId w:val="11"/>
  </w:num>
  <w:num w:numId="16">
    <w:abstractNumId w:val="7"/>
  </w:num>
  <w:num w:numId="17">
    <w:abstractNumId w:val="17"/>
  </w:num>
  <w:num w:numId="18">
    <w:abstractNumId w:val="3"/>
  </w:num>
  <w:num w:numId="19">
    <w:abstractNumId w:val="10"/>
  </w:num>
  <w:num w:numId="20">
    <w:abstractNumId w:val="16"/>
  </w:num>
  <w:num w:numId="21">
    <w:abstractNumId w:val="15"/>
  </w:num>
  <w:num w:numId="22">
    <w:abstractNumId w:val="8"/>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footnotePr>
    <w:footnote w:id="-1"/>
    <w:footnote w:id="0"/>
  </w:footnotePr>
  <w:endnotePr>
    <w:endnote w:id="-1"/>
    <w:endnote w:id="0"/>
  </w:endnotePr>
  <w:compat>
    <w:useFELayout/>
    <w:doNotAutofitConstrainedTables/>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4BA6"/>
    <w:rsid w:val="00007479"/>
    <w:rsid w:val="000105F8"/>
    <w:rsid w:val="00010850"/>
    <w:rsid w:val="00011750"/>
    <w:rsid w:val="00012EDA"/>
    <w:rsid w:val="000159E5"/>
    <w:rsid w:val="000204AA"/>
    <w:rsid w:val="00023835"/>
    <w:rsid w:val="00023A7A"/>
    <w:rsid w:val="0003132A"/>
    <w:rsid w:val="000333FA"/>
    <w:rsid w:val="00034630"/>
    <w:rsid w:val="000348EB"/>
    <w:rsid w:val="00034B29"/>
    <w:rsid w:val="00052D05"/>
    <w:rsid w:val="000538C2"/>
    <w:rsid w:val="00054FC9"/>
    <w:rsid w:val="000566DB"/>
    <w:rsid w:val="0006397D"/>
    <w:rsid w:val="00063A62"/>
    <w:rsid w:val="000753B0"/>
    <w:rsid w:val="00090EDA"/>
    <w:rsid w:val="000A2A20"/>
    <w:rsid w:val="000B270B"/>
    <w:rsid w:val="000C2021"/>
    <w:rsid w:val="000C3898"/>
    <w:rsid w:val="000C537E"/>
    <w:rsid w:val="000D2A84"/>
    <w:rsid w:val="000E37BE"/>
    <w:rsid w:val="000E3CD2"/>
    <w:rsid w:val="000F0BE6"/>
    <w:rsid w:val="000F13A1"/>
    <w:rsid w:val="000F6A89"/>
    <w:rsid w:val="00100511"/>
    <w:rsid w:val="00102F02"/>
    <w:rsid w:val="00106C5C"/>
    <w:rsid w:val="00111490"/>
    <w:rsid w:val="001124CC"/>
    <w:rsid w:val="00114142"/>
    <w:rsid w:val="0012137B"/>
    <w:rsid w:val="00132400"/>
    <w:rsid w:val="00154BFA"/>
    <w:rsid w:val="00156E57"/>
    <w:rsid w:val="001613C5"/>
    <w:rsid w:val="00164BF5"/>
    <w:rsid w:val="001714F0"/>
    <w:rsid w:val="00173583"/>
    <w:rsid w:val="00185381"/>
    <w:rsid w:val="001A4BCA"/>
    <w:rsid w:val="001B0AB6"/>
    <w:rsid w:val="001B245F"/>
    <w:rsid w:val="001C1BB6"/>
    <w:rsid w:val="001C33AD"/>
    <w:rsid w:val="001D14B7"/>
    <w:rsid w:val="001E382A"/>
    <w:rsid w:val="001E742A"/>
    <w:rsid w:val="001F5899"/>
    <w:rsid w:val="00201424"/>
    <w:rsid w:val="00203827"/>
    <w:rsid w:val="00206C0C"/>
    <w:rsid w:val="00213EB9"/>
    <w:rsid w:val="00214853"/>
    <w:rsid w:val="00231722"/>
    <w:rsid w:val="00236C54"/>
    <w:rsid w:val="0025044C"/>
    <w:rsid w:val="002509FD"/>
    <w:rsid w:val="0025163B"/>
    <w:rsid w:val="002534CF"/>
    <w:rsid w:val="00255A33"/>
    <w:rsid w:val="00255F60"/>
    <w:rsid w:val="002575C1"/>
    <w:rsid w:val="002632DC"/>
    <w:rsid w:val="00263AC7"/>
    <w:rsid w:val="00264249"/>
    <w:rsid w:val="002658F0"/>
    <w:rsid w:val="0027187F"/>
    <w:rsid w:val="00277A5A"/>
    <w:rsid w:val="0028117F"/>
    <w:rsid w:val="002854E2"/>
    <w:rsid w:val="00296B81"/>
    <w:rsid w:val="002A45A6"/>
    <w:rsid w:val="002B028E"/>
    <w:rsid w:val="002B313D"/>
    <w:rsid w:val="002B3276"/>
    <w:rsid w:val="002C5484"/>
    <w:rsid w:val="002D3819"/>
    <w:rsid w:val="002E3F00"/>
    <w:rsid w:val="002F4A7D"/>
    <w:rsid w:val="002F6C2C"/>
    <w:rsid w:val="00310BFA"/>
    <w:rsid w:val="00321D33"/>
    <w:rsid w:val="00324CCD"/>
    <w:rsid w:val="00327A72"/>
    <w:rsid w:val="0033249D"/>
    <w:rsid w:val="00332AE5"/>
    <w:rsid w:val="00341D64"/>
    <w:rsid w:val="0035052A"/>
    <w:rsid w:val="0035379D"/>
    <w:rsid w:val="00361DED"/>
    <w:rsid w:val="00370A53"/>
    <w:rsid w:val="003728C1"/>
    <w:rsid w:val="00376DE3"/>
    <w:rsid w:val="00381998"/>
    <w:rsid w:val="00390167"/>
    <w:rsid w:val="0039030E"/>
    <w:rsid w:val="00397C15"/>
    <w:rsid w:val="003A3921"/>
    <w:rsid w:val="003A42DE"/>
    <w:rsid w:val="003A649F"/>
    <w:rsid w:val="003B3C10"/>
    <w:rsid w:val="003B4074"/>
    <w:rsid w:val="003C077D"/>
    <w:rsid w:val="003E13F5"/>
    <w:rsid w:val="003F303A"/>
    <w:rsid w:val="003F4296"/>
    <w:rsid w:val="003F5493"/>
    <w:rsid w:val="004108EF"/>
    <w:rsid w:val="0041711C"/>
    <w:rsid w:val="00424541"/>
    <w:rsid w:val="00427FCF"/>
    <w:rsid w:val="004420EA"/>
    <w:rsid w:val="00445A4E"/>
    <w:rsid w:val="004514EA"/>
    <w:rsid w:val="00451AA6"/>
    <w:rsid w:val="00454AE2"/>
    <w:rsid w:val="004669CF"/>
    <w:rsid w:val="00473ACD"/>
    <w:rsid w:val="00475039"/>
    <w:rsid w:val="0047533A"/>
    <w:rsid w:val="00477C15"/>
    <w:rsid w:val="00477D72"/>
    <w:rsid w:val="004829CA"/>
    <w:rsid w:val="00483B81"/>
    <w:rsid w:val="004978A6"/>
    <w:rsid w:val="004A1EE2"/>
    <w:rsid w:val="004A2C8D"/>
    <w:rsid w:val="004B0CB5"/>
    <w:rsid w:val="004B517F"/>
    <w:rsid w:val="004D042B"/>
    <w:rsid w:val="004D0A78"/>
    <w:rsid w:val="004D1364"/>
    <w:rsid w:val="004D2AC3"/>
    <w:rsid w:val="004E0AEF"/>
    <w:rsid w:val="004F0A65"/>
    <w:rsid w:val="004F598B"/>
    <w:rsid w:val="005157C4"/>
    <w:rsid w:val="00516190"/>
    <w:rsid w:val="005228B1"/>
    <w:rsid w:val="0053687E"/>
    <w:rsid w:val="005419D7"/>
    <w:rsid w:val="00555A0B"/>
    <w:rsid w:val="00562AC4"/>
    <w:rsid w:val="00575DF1"/>
    <w:rsid w:val="00581A38"/>
    <w:rsid w:val="00584BA6"/>
    <w:rsid w:val="005A3760"/>
    <w:rsid w:val="005A4504"/>
    <w:rsid w:val="005B0129"/>
    <w:rsid w:val="005B1B1E"/>
    <w:rsid w:val="005B60E8"/>
    <w:rsid w:val="005C261A"/>
    <w:rsid w:val="005C3AF1"/>
    <w:rsid w:val="005C4969"/>
    <w:rsid w:val="005C4EC4"/>
    <w:rsid w:val="005C6D91"/>
    <w:rsid w:val="005D508C"/>
    <w:rsid w:val="005D571C"/>
    <w:rsid w:val="005E5350"/>
    <w:rsid w:val="005F54B9"/>
    <w:rsid w:val="005F7958"/>
    <w:rsid w:val="00621006"/>
    <w:rsid w:val="00621475"/>
    <w:rsid w:val="006234B8"/>
    <w:rsid w:val="00636877"/>
    <w:rsid w:val="00640206"/>
    <w:rsid w:val="00640A8F"/>
    <w:rsid w:val="00654FCA"/>
    <w:rsid w:val="00664707"/>
    <w:rsid w:val="00664A68"/>
    <w:rsid w:val="00673D2F"/>
    <w:rsid w:val="00685286"/>
    <w:rsid w:val="0068752B"/>
    <w:rsid w:val="00687A9F"/>
    <w:rsid w:val="00695062"/>
    <w:rsid w:val="006A0F9A"/>
    <w:rsid w:val="006B2031"/>
    <w:rsid w:val="006B2469"/>
    <w:rsid w:val="006C1BD0"/>
    <w:rsid w:val="006C27D1"/>
    <w:rsid w:val="006E1A66"/>
    <w:rsid w:val="006F6DA8"/>
    <w:rsid w:val="007050DC"/>
    <w:rsid w:val="00705257"/>
    <w:rsid w:val="00710126"/>
    <w:rsid w:val="007124CF"/>
    <w:rsid w:val="00722CE7"/>
    <w:rsid w:val="007338C1"/>
    <w:rsid w:val="00734C61"/>
    <w:rsid w:val="007361F8"/>
    <w:rsid w:val="00741D5A"/>
    <w:rsid w:val="00743B95"/>
    <w:rsid w:val="0075471D"/>
    <w:rsid w:val="007601D4"/>
    <w:rsid w:val="007609BA"/>
    <w:rsid w:val="007658CE"/>
    <w:rsid w:val="00766F01"/>
    <w:rsid w:val="00770681"/>
    <w:rsid w:val="00774994"/>
    <w:rsid w:val="00777953"/>
    <w:rsid w:val="00785112"/>
    <w:rsid w:val="007A23FF"/>
    <w:rsid w:val="007A775C"/>
    <w:rsid w:val="007B06C0"/>
    <w:rsid w:val="007B3FD4"/>
    <w:rsid w:val="007B73DA"/>
    <w:rsid w:val="007C4353"/>
    <w:rsid w:val="0080058A"/>
    <w:rsid w:val="008013D4"/>
    <w:rsid w:val="0080314D"/>
    <w:rsid w:val="0080702F"/>
    <w:rsid w:val="00807308"/>
    <w:rsid w:val="0080787D"/>
    <w:rsid w:val="008118D0"/>
    <w:rsid w:val="00812A53"/>
    <w:rsid w:val="00820201"/>
    <w:rsid w:val="00823A17"/>
    <w:rsid w:val="00826904"/>
    <w:rsid w:val="00835943"/>
    <w:rsid w:val="00844982"/>
    <w:rsid w:val="008559B9"/>
    <w:rsid w:val="00855EC1"/>
    <w:rsid w:val="008606CA"/>
    <w:rsid w:val="00862A04"/>
    <w:rsid w:val="00867AE5"/>
    <w:rsid w:val="0087419E"/>
    <w:rsid w:val="008815C9"/>
    <w:rsid w:val="0088226E"/>
    <w:rsid w:val="00892390"/>
    <w:rsid w:val="008A7F51"/>
    <w:rsid w:val="008B1C64"/>
    <w:rsid w:val="008B2E9E"/>
    <w:rsid w:val="008B740C"/>
    <w:rsid w:val="008C132F"/>
    <w:rsid w:val="008C1DB6"/>
    <w:rsid w:val="008C2494"/>
    <w:rsid w:val="008C31B9"/>
    <w:rsid w:val="008C51F3"/>
    <w:rsid w:val="008C6ABC"/>
    <w:rsid w:val="008D3488"/>
    <w:rsid w:val="008F2D38"/>
    <w:rsid w:val="008F796A"/>
    <w:rsid w:val="009005B8"/>
    <w:rsid w:val="00910401"/>
    <w:rsid w:val="00916DDA"/>
    <w:rsid w:val="009275AA"/>
    <w:rsid w:val="009277A7"/>
    <w:rsid w:val="00930DA4"/>
    <w:rsid w:val="0093423A"/>
    <w:rsid w:val="00934269"/>
    <w:rsid w:val="00936683"/>
    <w:rsid w:val="00942D42"/>
    <w:rsid w:val="009458DE"/>
    <w:rsid w:val="00953EFE"/>
    <w:rsid w:val="00962855"/>
    <w:rsid w:val="00963698"/>
    <w:rsid w:val="0097402D"/>
    <w:rsid w:val="009800F8"/>
    <w:rsid w:val="00980ED1"/>
    <w:rsid w:val="00986B1A"/>
    <w:rsid w:val="009955AD"/>
    <w:rsid w:val="009A0CCA"/>
    <w:rsid w:val="009B2979"/>
    <w:rsid w:val="009B3279"/>
    <w:rsid w:val="009C38E5"/>
    <w:rsid w:val="009D0812"/>
    <w:rsid w:val="009D0C6C"/>
    <w:rsid w:val="009D26ED"/>
    <w:rsid w:val="009D61D6"/>
    <w:rsid w:val="009E37AC"/>
    <w:rsid w:val="009E41FC"/>
    <w:rsid w:val="009F203A"/>
    <w:rsid w:val="009F608B"/>
    <w:rsid w:val="009F669F"/>
    <w:rsid w:val="009F691E"/>
    <w:rsid w:val="00A01321"/>
    <w:rsid w:val="00A108A3"/>
    <w:rsid w:val="00A1095D"/>
    <w:rsid w:val="00A10FDF"/>
    <w:rsid w:val="00A15B2C"/>
    <w:rsid w:val="00A22E9E"/>
    <w:rsid w:val="00A2420E"/>
    <w:rsid w:val="00A32A8C"/>
    <w:rsid w:val="00A44BFC"/>
    <w:rsid w:val="00A61E39"/>
    <w:rsid w:val="00A872D2"/>
    <w:rsid w:val="00A947E6"/>
    <w:rsid w:val="00AA1835"/>
    <w:rsid w:val="00AA1DD7"/>
    <w:rsid w:val="00AA2EB2"/>
    <w:rsid w:val="00AA63C6"/>
    <w:rsid w:val="00AA7130"/>
    <w:rsid w:val="00AB0DC7"/>
    <w:rsid w:val="00AB29E8"/>
    <w:rsid w:val="00AB3098"/>
    <w:rsid w:val="00AB5FD5"/>
    <w:rsid w:val="00AC0D00"/>
    <w:rsid w:val="00AC4734"/>
    <w:rsid w:val="00AD4B85"/>
    <w:rsid w:val="00AD6741"/>
    <w:rsid w:val="00AE0259"/>
    <w:rsid w:val="00AE20C7"/>
    <w:rsid w:val="00AE2C93"/>
    <w:rsid w:val="00B02E03"/>
    <w:rsid w:val="00B12122"/>
    <w:rsid w:val="00B15B84"/>
    <w:rsid w:val="00B220E7"/>
    <w:rsid w:val="00B26757"/>
    <w:rsid w:val="00B308D7"/>
    <w:rsid w:val="00B33A4C"/>
    <w:rsid w:val="00B37083"/>
    <w:rsid w:val="00B45780"/>
    <w:rsid w:val="00B507F9"/>
    <w:rsid w:val="00B54C61"/>
    <w:rsid w:val="00B5683D"/>
    <w:rsid w:val="00B7306B"/>
    <w:rsid w:val="00B81F70"/>
    <w:rsid w:val="00B82564"/>
    <w:rsid w:val="00B8582C"/>
    <w:rsid w:val="00B92B7E"/>
    <w:rsid w:val="00BB49A3"/>
    <w:rsid w:val="00BB55A2"/>
    <w:rsid w:val="00BB7ADA"/>
    <w:rsid w:val="00BC41C8"/>
    <w:rsid w:val="00BD495E"/>
    <w:rsid w:val="00BE0F2E"/>
    <w:rsid w:val="00BE1C34"/>
    <w:rsid w:val="00BF1684"/>
    <w:rsid w:val="00BF31AF"/>
    <w:rsid w:val="00C017A1"/>
    <w:rsid w:val="00C02E83"/>
    <w:rsid w:val="00C21DA1"/>
    <w:rsid w:val="00C25EF0"/>
    <w:rsid w:val="00C31862"/>
    <w:rsid w:val="00C3481E"/>
    <w:rsid w:val="00C34851"/>
    <w:rsid w:val="00C361FE"/>
    <w:rsid w:val="00C42E8F"/>
    <w:rsid w:val="00C60EBF"/>
    <w:rsid w:val="00C65515"/>
    <w:rsid w:val="00C72004"/>
    <w:rsid w:val="00C77D03"/>
    <w:rsid w:val="00C84592"/>
    <w:rsid w:val="00C84E3C"/>
    <w:rsid w:val="00C85633"/>
    <w:rsid w:val="00C91034"/>
    <w:rsid w:val="00C91EB4"/>
    <w:rsid w:val="00C926E0"/>
    <w:rsid w:val="00C955C3"/>
    <w:rsid w:val="00CA01C8"/>
    <w:rsid w:val="00CA0907"/>
    <w:rsid w:val="00CB2952"/>
    <w:rsid w:val="00CC7A72"/>
    <w:rsid w:val="00CD07E4"/>
    <w:rsid w:val="00CD3FC8"/>
    <w:rsid w:val="00CE6ABB"/>
    <w:rsid w:val="00CF2F9B"/>
    <w:rsid w:val="00CF5193"/>
    <w:rsid w:val="00D000E0"/>
    <w:rsid w:val="00D213AF"/>
    <w:rsid w:val="00D24BEC"/>
    <w:rsid w:val="00D33339"/>
    <w:rsid w:val="00D337C5"/>
    <w:rsid w:val="00D43F08"/>
    <w:rsid w:val="00D44D34"/>
    <w:rsid w:val="00D44E54"/>
    <w:rsid w:val="00D74B25"/>
    <w:rsid w:val="00DA33A5"/>
    <w:rsid w:val="00DA46EB"/>
    <w:rsid w:val="00DA53AA"/>
    <w:rsid w:val="00DA70EC"/>
    <w:rsid w:val="00DA7AF6"/>
    <w:rsid w:val="00DB1CBD"/>
    <w:rsid w:val="00DB2C10"/>
    <w:rsid w:val="00DB345A"/>
    <w:rsid w:val="00DB7C6B"/>
    <w:rsid w:val="00DD5885"/>
    <w:rsid w:val="00DE7FEF"/>
    <w:rsid w:val="00DF1597"/>
    <w:rsid w:val="00DF6F1C"/>
    <w:rsid w:val="00E14D83"/>
    <w:rsid w:val="00E23A98"/>
    <w:rsid w:val="00E35192"/>
    <w:rsid w:val="00E36AB9"/>
    <w:rsid w:val="00E5425C"/>
    <w:rsid w:val="00E56AF6"/>
    <w:rsid w:val="00E57F0D"/>
    <w:rsid w:val="00E62EB5"/>
    <w:rsid w:val="00E75F4F"/>
    <w:rsid w:val="00E770D0"/>
    <w:rsid w:val="00E91186"/>
    <w:rsid w:val="00E91FEE"/>
    <w:rsid w:val="00E955BF"/>
    <w:rsid w:val="00EA18AD"/>
    <w:rsid w:val="00EA6464"/>
    <w:rsid w:val="00EA66DA"/>
    <w:rsid w:val="00EB2483"/>
    <w:rsid w:val="00EB2E50"/>
    <w:rsid w:val="00EB4AFC"/>
    <w:rsid w:val="00EC0174"/>
    <w:rsid w:val="00EC3CE6"/>
    <w:rsid w:val="00EC4FFB"/>
    <w:rsid w:val="00ED25CA"/>
    <w:rsid w:val="00ED474A"/>
    <w:rsid w:val="00ED571D"/>
    <w:rsid w:val="00EF44D4"/>
    <w:rsid w:val="00F13E55"/>
    <w:rsid w:val="00F209BB"/>
    <w:rsid w:val="00F25269"/>
    <w:rsid w:val="00F2695F"/>
    <w:rsid w:val="00F32F5C"/>
    <w:rsid w:val="00F35D9F"/>
    <w:rsid w:val="00F43B5D"/>
    <w:rsid w:val="00F47411"/>
    <w:rsid w:val="00F53035"/>
    <w:rsid w:val="00F54B85"/>
    <w:rsid w:val="00F62371"/>
    <w:rsid w:val="00F664FA"/>
    <w:rsid w:val="00F67BBD"/>
    <w:rsid w:val="00F73EE9"/>
    <w:rsid w:val="00F77195"/>
    <w:rsid w:val="00F87B88"/>
    <w:rsid w:val="00F92480"/>
    <w:rsid w:val="00FB19B4"/>
    <w:rsid w:val="00FB70CF"/>
    <w:rsid w:val="00FD3561"/>
    <w:rsid w:val="00FD675E"/>
    <w:rsid w:val="00FD6B33"/>
    <w:rsid w:val="00FE2540"/>
    <w:rsid w:val="00FE4E17"/>
    <w:rsid w:val="00FF162A"/>
    <w:rsid w:val="00FF5E2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01C201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3EE9"/>
    <w:pPr>
      <w:spacing w:after="80" w:line="240" w:lineRule="auto"/>
    </w:pPr>
    <w:rPr>
      <w:sz w:val="22"/>
    </w:rPr>
  </w:style>
  <w:style w:type="paragraph" w:styleId="Heading1">
    <w:name w:val="heading 1"/>
    <w:basedOn w:val="Normal"/>
    <w:next w:val="Normal"/>
    <w:link w:val="Heading1Char"/>
    <w:uiPriority w:val="9"/>
    <w:qFormat/>
    <w:rsid w:val="002B028E"/>
    <w:pPr>
      <w:pBdr>
        <w:bottom w:val="single" w:sz="4" w:space="1" w:color="auto"/>
      </w:pBdr>
      <w:spacing w:before="300" w:after="240"/>
      <w:jc w:val="left"/>
      <w:outlineLvl w:val="0"/>
    </w:pPr>
    <w:rPr>
      <w:b/>
      <w:smallCaps/>
      <w:spacing w:val="5"/>
      <w:sz w:val="36"/>
      <w:szCs w:val="32"/>
    </w:rPr>
  </w:style>
  <w:style w:type="paragraph" w:styleId="Heading2">
    <w:name w:val="heading 2"/>
    <w:basedOn w:val="Normal"/>
    <w:next w:val="Normal"/>
    <w:link w:val="Heading2Char"/>
    <w:uiPriority w:val="9"/>
    <w:unhideWhenUsed/>
    <w:qFormat/>
    <w:rsid w:val="00B92B7E"/>
    <w:pPr>
      <w:shd w:val="clear" w:color="auto" w:fill="E6E6E6"/>
      <w:spacing w:before="240"/>
      <w:jc w:val="left"/>
      <w:outlineLvl w:val="1"/>
    </w:pPr>
    <w:rPr>
      <w:smallCaps/>
      <w:spacing w:val="5"/>
      <w:sz w:val="28"/>
      <w:szCs w:val="28"/>
    </w:rPr>
  </w:style>
  <w:style w:type="paragraph" w:styleId="Heading3">
    <w:name w:val="heading 3"/>
    <w:basedOn w:val="Normal"/>
    <w:next w:val="Normal"/>
    <w:link w:val="Heading3Char"/>
    <w:uiPriority w:val="9"/>
    <w:unhideWhenUsed/>
    <w:qFormat/>
    <w:rsid w:val="00A01321"/>
    <w:pPr>
      <w:spacing w:after="0"/>
      <w:jc w:val="left"/>
      <w:outlineLvl w:val="2"/>
    </w:pPr>
    <w:rPr>
      <w:b/>
      <w:i/>
      <w:smallCaps/>
      <w:spacing w:val="5"/>
      <w:sz w:val="24"/>
      <w:szCs w:val="24"/>
    </w:rPr>
  </w:style>
  <w:style w:type="paragraph" w:styleId="Heading4">
    <w:name w:val="heading 4"/>
    <w:basedOn w:val="Normal"/>
    <w:next w:val="Normal"/>
    <w:link w:val="Heading4Char"/>
    <w:uiPriority w:val="9"/>
    <w:unhideWhenUsed/>
    <w:qFormat/>
    <w:rsid w:val="004A1EE2"/>
    <w:pPr>
      <w:spacing w:before="240" w:after="0"/>
      <w:jc w:val="left"/>
      <w:outlineLvl w:val="3"/>
    </w:pPr>
    <w:rPr>
      <w:b/>
      <w:smallCaps/>
      <w:spacing w:val="10"/>
      <w:szCs w:val="22"/>
      <w:u w:val="single"/>
    </w:rPr>
  </w:style>
  <w:style w:type="paragraph" w:styleId="Heading5">
    <w:name w:val="heading 5"/>
    <w:basedOn w:val="Normal"/>
    <w:next w:val="Normal"/>
    <w:link w:val="Heading5Char"/>
    <w:uiPriority w:val="9"/>
    <w:semiHidden/>
    <w:unhideWhenUsed/>
    <w:qFormat/>
    <w:rsid w:val="0088226E"/>
    <w:pPr>
      <w:spacing w:before="200" w:after="0"/>
      <w:jc w:val="left"/>
      <w:outlineLvl w:val="4"/>
    </w:pPr>
    <w:rPr>
      <w:smallCaps/>
      <w:color w:val="4A6499" w:themeColor="accent2" w:themeShade="BF"/>
      <w:spacing w:val="10"/>
      <w:szCs w:val="26"/>
    </w:rPr>
  </w:style>
  <w:style w:type="paragraph" w:styleId="Heading6">
    <w:name w:val="heading 6"/>
    <w:basedOn w:val="Normal"/>
    <w:next w:val="Normal"/>
    <w:link w:val="Heading6Char"/>
    <w:uiPriority w:val="9"/>
    <w:semiHidden/>
    <w:unhideWhenUsed/>
    <w:qFormat/>
    <w:rsid w:val="0088226E"/>
    <w:pPr>
      <w:spacing w:after="0"/>
      <w:jc w:val="left"/>
      <w:outlineLvl w:val="5"/>
    </w:pPr>
    <w:rPr>
      <w:smallCaps/>
      <w:color w:val="748CBC" w:themeColor="accent2"/>
      <w:spacing w:val="5"/>
    </w:rPr>
  </w:style>
  <w:style w:type="paragraph" w:styleId="Heading7">
    <w:name w:val="heading 7"/>
    <w:basedOn w:val="Normal"/>
    <w:next w:val="Normal"/>
    <w:link w:val="Heading7Char"/>
    <w:uiPriority w:val="9"/>
    <w:semiHidden/>
    <w:unhideWhenUsed/>
    <w:qFormat/>
    <w:rsid w:val="0088226E"/>
    <w:pPr>
      <w:spacing w:after="0"/>
      <w:jc w:val="left"/>
      <w:outlineLvl w:val="6"/>
    </w:pPr>
    <w:rPr>
      <w:b/>
      <w:smallCaps/>
      <w:color w:val="748CBC" w:themeColor="accent2"/>
      <w:spacing w:val="10"/>
    </w:rPr>
  </w:style>
  <w:style w:type="paragraph" w:styleId="Heading8">
    <w:name w:val="heading 8"/>
    <w:basedOn w:val="Normal"/>
    <w:next w:val="Normal"/>
    <w:link w:val="Heading8Char"/>
    <w:uiPriority w:val="9"/>
    <w:semiHidden/>
    <w:unhideWhenUsed/>
    <w:qFormat/>
    <w:rsid w:val="0088226E"/>
    <w:pPr>
      <w:spacing w:after="0"/>
      <w:jc w:val="left"/>
      <w:outlineLvl w:val="7"/>
    </w:pPr>
    <w:rPr>
      <w:b/>
      <w:i/>
      <w:smallCaps/>
      <w:color w:val="4A6499" w:themeColor="accent2" w:themeShade="BF"/>
    </w:rPr>
  </w:style>
  <w:style w:type="paragraph" w:styleId="Heading9">
    <w:name w:val="heading 9"/>
    <w:basedOn w:val="Normal"/>
    <w:next w:val="Normal"/>
    <w:link w:val="Heading9Char"/>
    <w:uiPriority w:val="9"/>
    <w:semiHidden/>
    <w:unhideWhenUsed/>
    <w:qFormat/>
    <w:rsid w:val="0088226E"/>
    <w:pPr>
      <w:spacing w:after="0"/>
      <w:jc w:val="left"/>
      <w:outlineLvl w:val="8"/>
    </w:pPr>
    <w:rPr>
      <w:b/>
      <w:i/>
      <w:smallCaps/>
      <w:color w:val="314266"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BLANK">
    <w:name w:val="BLANK"/>
    <w:basedOn w:val="TableGrid"/>
    <w:uiPriority w:val="99"/>
    <w:rsid w:val="00C60EBF"/>
    <w:tblPr>
      <w:tblInd w:w="0" w:type="dxa"/>
      <w:tblBorders>
        <w:left w:val="single" w:sz="18" w:space="0" w:color="auto"/>
      </w:tblBorders>
      <w:tblCellMar>
        <w:top w:w="0" w:type="dxa"/>
        <w:left w:w="108" w:type="dxa"/>
        <w:bottom w:w="0" w:type="dxa"/>
        <w:right w:w="108" w:type="dxa"/>
      </w:tblCellMar>
    </w:tblPr>
  </w:style>
  <w:style w:type="table" w:styleId="TableGrid">
    <w:name w:val="Table Grid"/>
    <w:basedOn w:val="TableNormal"/>
    <w:uiPriority w:val="59"/>
    <w:rsid w:val="00C60EB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2B028E"/>
    <w:rPr>
      <w:b/>
      <w:smallCaps/>
      <w:spacing w:val="5"/>
      <w:sz w:val="36"/>
      <w:szCs w:val="32"/>
    </w:rPr>
  </w:style>
  <w:style w:type="character" w:customStyle="1" w:styleId="Heading2Char">
    <w:name w:val="Heading 2 Char"/>
    <w:basedOn w:val="DefaultParagraphFont"/>
    <w:link w:val="Heading2"/>
    <w:uiPriority w:val="9"/>
    <w:rsid w:val="00B92B7E"/>
    <w:rPr>
      <w:smallCaps/>
      <w:spacing w:val="5"/>
      <w:sz w:val="28"/>
      <w:szCs w:val="28"/>
      <w:shd w:val="clear" w:color="auto" w:fill="E6E6E6"/>
    </w:rPr>
  </w:style>
  <w:style w:type="paragraph" w:styleId="ListParagraph">
    <w:name w:val="List Paragraph"/>
    <w:aliases w:val="IEEE Reference List"/>
    <w:basedOn w:val="Normal"/>
    <w:uiPriority w:val="34"/>
    <w:qFormat/>
    <w:rsid w:val="0088226E"/>
    <w:pPr>
      <w:ind w:left="720"/>
      <w:contextualSpacing/>
    </w:pPr>
  </w:style>
  <w:style w:type="paragraph" w:styleId="NormalWeb">
    <w:name w:val="Normal (Web)"/>
    <w:basedOn w:val="Normal"/>
    <w:uiPriority w:val="99"/>
    <w:unhideWhenUsed/>
    <w:rsid w:val="00584BA6"/>
    <w:pPr>
      <w:spacing w:before="100" w:beforeAutospacing="1" w:after="100" w:afterAutospacing="1"/>
    </w:pPr>
    <w:rPr>
      <w:rFonts w:ascii="Times" w:hAnsi="Times" w:cs="Times New Roman"/>
      <w:sz w:val="20"/>
    </w:rPr>
  </w:style>
  <w:style w:type="paragraph" w:styleId="BalloonText">
    <w:name w:val="Balloon Text"/>
    <w:basedOn w:val="Normal"/>
    <w:link w:val="BalloonTextChar"/>
    <w:uiPriority w:val="99"/>
    <w:semiHidden/>
    <w:unhideWhenUsed/>
    <w:rsid w:val="00584BA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84BA6"/>
    <w:rPr>
      <w:rFonts w:ascii="Lucida Grande" w:hAnsi="Lucida Grande" w:cs="Lucida Grande"/>
      <w:sz w:val="18"/>
      <w:szCs w:val="18"/>
    </w:rPr>
  </w:style>
  <w:style w:type="character" w:styleId="Emphasis">
    <w:name w:val="Emphasis"/>
    <w:uiPriority w:val="20"/>
    <w:qFormat/>
    <w:rsid w:val="0088226E"/>
    <w:rPr>
      <w:b/>
      <w:i/>
      <w:spacing w:val="10"/>
    </w:rPr>
  </w:style>
  <w:style w:type="character" w:styleId="Strong">
    <w:name w:val="Strong"/>
    <w:uiPriority w:val="22"/>
    <w:qFormat/>
    <w:rsid w:val="0088226E"/>
    <w:rPr>
      <w:b/>
      <w:color w:val="000000" w:themeColor="text1"/>
    </w:rPr>
  </w:style>
  <w:style w:type="paragraph" w:styleId="TOCHeading">
    <w:name w:val="TOC Heading"/>
    <w:basedOn w:val="Heading1"/>
    <w:next w:val="Normal"/>
    <w:uiPriority w:val="39"/>
    <w:unhideWhenUsed/>
    <w:qFormat/>
    <w:rsid w:val="0088226E"/>
    <w:pPr>
      <w:outlineLvl w:val="9"/>
    </w:pPr>
    <w:rPr>
      <w:lang w:bidi="en-US"/>
    </w:rPr>
  </w:style>
  <w:style w:type="paragraph" w:styleId="TOC1">
    <w:name w:val="toc 1"/>
    <w:basedOn w:val="Normal"/>
    <w:next w:val="Normal"/>
    <w:autoRedefine/>
    <w:uiPriority w:val="39"/>
    <w:unhideWhenUsed/>
    <w:rsid w:val="008C6ABC"/>
    <w:pPr>
      <w:tabs>
        <w:tab w:val="right" w:leader="dot" w:pos="8630"/>
      </w:tabs>
      <w:spacing w:after="0"/>
    </w:pPr>
    <w:rPr>
      <w:b/>
      <w:caps/>
      <w:szCs w:val="22"/>
    </w:rPr>
  </w:style>
  <w:style w:type="paragraph" w:styleId="TOC2">
    <w:name w:val="toc 2"/>
    <w:basedOn w:val="Normal"/>
    <w:next w:val="Normal"/>
    <w:autoRedefine/>
    <w:uiPriority w:val="39"/>
    <w:unhideWhenUsed/>
    <w:rsid w:val="0025044C"/>
    <w:pPr>
      <w:spacing w:after="0"/>
      <w:ind w:left="240"/>
    </w:pPr>
    <w:rPr>
      <w:smallCaps/>
      <w:szCs w:val="22"/>
    </w:rPr>
  </w:style>
  <w:style w:type="paragraph" w:styleId="TOC3">
    <w:name w:val="toc 3"/>
    <w:basedOn w:val="Normal"/>
    <w:next w:val="Normal"/>
    <w:autoRedefine/>
    <w:uiPriority w:val="39"/>
    <w:unhideWhenUsed/>
    <w:rsid w:val="005C4969"/>
    <w:pPr>
      <w:ind w:left="480"/>
    </w:pPr>
    <w:rPr>
      <w:i/>
      <w:szCs w:val="22"/>
    </w:rPr>
  </w:style>
  <w:style w:type="paragraph" w:styleId="TOC4">
    <w:name w:val="toc 4"/>
    <w:basedOn w:val="Normal"/>
    <w:next w:val="Normal"/>
    <w:autoRedefine/>
    <w:uiPriority w:val="39"/>
    <w:unhideWhenUsed/>
    <w:rsid w:val="00023835"/>
    <w:pPr>
      <w:ind w:left="720"/>
    </w:pPr>
    <w:rPr>
      <w:sz w:val="18"/>
      <w:szCs w:val="18"/>
    </w:rPr>
  </w:style>
  <w:style w:type="paragraph" w:styleId="TOC5">
    <w:name w:val="toc 5"/>
    <w:basedOn w:val="Normal"/>
    <w:next w:val="Normal"/>
    <w:autoRedefine/>
    <w:uiPriority w:val="39"/>
    <w:unhideWhenUsed/>
    <w:rsid w:val="00023835"/>
    <w:pPr>
      <w:ind w:left="960"/>
    </w:pPr>
    <w:rPr>
      <w:sz w:val="18"/>
      <w:szCs w:val="18"/>
    </w:rPr>
  </w:style>
  <w:style w:type="paragraph" w:styleId="TOC6">
    <w:name w:val="toc 6"/>
    <w:basedOn w:val="Normal"/>
    <w:next w:val="Normal"/>
    <w:autoRedefine/>
    <w:uiPriority w:val="39"/>
    <w:unhideWhenUsed/>
    <w:rsid w:val="00023835"/>
    <w:pPr>
      <w:ind w:left="1200"/>
    </w:pPr>
    <w:rPr>
      <w:sz w:val="18"/>
      <w:szCs w:val="18"/>
    </w:rPr>
  </w:style>
  <w:style w:type="paragraph" w:styleId="TOC7">
    <w:name w:val="toc 7"/>
    <w:basedOn w:val="Normal"/>
    <w:next w:val="Normal"/>
    <w:autoRedefine/>
    <w:uiPriority w:val="39"/>
    <w:unhideWhenUsed/>
    <w:rsid w:val="00023835"/>
    <w:pPr>
      <w:ind w:left="1440"/>
    </w:pPr>
    <w:rPr>
      <w:sz w:val="18"/>
      <w:szCs w:val="18"/>
    </w:rPr>
  </w:style>
  <w:style w:type="paragraph" w:styleId="TOC8">
    <w:name w:val="toc 8"/>
    <w:basedOn w:val="Normal"/>
    <w:next w:val="Normal"/>
    <w:autoRedefine/>
    <w:uiPriority w:val="39"/>
    <w:unhideWhenUsed/>
    <w:rsid w:val="00023835"/>
    <w:pPr>
      <w:ind w:left="1680"/>
    </w:pPr>
    <w:rPr>
      <w:sz w:val="18"/>
      <w:szCs w:val="18"/>
    </w:rPr>
  </w:style>
  <w:style w:type="paragraph" w:styleId="TOC9">
    <w:name w:val="toc 9"/>
    <w:basedOn w:val="Normal"/>
    <w:next w:val="Normal"/>
    <w:autoRedefine/>
    <w:uiPriority w:val="39"/>
    <w:unhideWhenUsed/>
    <w:rsid w:val="00023835"/>
    <w:pPr>
      <w:ind w:left="1920"/>
    </w:pPr>
    <w:rPr>
      <w:sz w:val="18"/>
      <w:szCs w:val="18"/>
    </w:rPr>
  </w:style>
  <w:style w:type="paragraph" w:styleId="Title">
    <w:name w:val="Title"/>
    <w:basedOn w:val="Normal"/>
    <w:next w:val="Normal"/>
    <w:link w:val="TitleChar"/>
    <w:uiPriority w:val="10"/>
    <w:qFormat/>
    <w:rsid w:val="0088226E"/>
    <w:pPr>
      <w:pBdr>
        <w:bottom w:val="single" w:sz="12" w:space="1" w:color="748CBC" w:themeColor="accent2"/>
      </w:pBdr>
      <w:jc w:val="left"/>
    </w:pPr>
    <w:rPr>
      <w:smallCaps/>
      <w:sz w:val="48"/>
      <w:szCs w:val="48"/>
    </w:rPr>
  </w:style>
  <w:style w:type="character" w:customStyle="1" w:styleId="TitleChar">
    <w:name w:val="Title Char"/>
    <w:basedOn w:val="DefaultParagraphFont"/>
    <w:link w:val="Title"/>
    <w:uiPriority w:val="10"/>
    <w:rsid w:val="0088226E"/>
    <w:rPr>
      <w:smallCaps/>
      <w:sz w:val="48"/>
      <w:szCs w:val="48"/>
    </w:rPr>
  </w:style>
  <w:style w:type="character" w:customStyle="1" w:styleId="QuoteChar">
    <w:name w:val="Quote Char"/>
    <w:basedOn w:val="DefaultParagraphFont"/>
    <w:link w:val="Quote"/>
    <w:uiPriority w:val="29"/>
    <w:rsid w:val="0088226E"/>
    <w:rPr>
      <w:i/>
    </w:rPr>
  </w:style>
  <w:style w:type="character" w:styleId="CommentReference">
    <w:name w:val="annotation reference"/>
    <w:basedOn w:val="DefaultParagraphFont"/>
    <w:uiPriority w:val="99"/>
    <w:semiHidden/>
    <w:unhideWhenUsed/>
    <w:rsid w:val="00826904"/>
    <w:rPr>
      <w:sz w:val="18"/>
      <w:szCs w:val="18"/>
    </w:rPr>
  </w:style>
  <w:style w:type="paragraph" w:styleId="Quote">
    <w:name w:val="Quote"/>
    <w:basedOn w:val="Normal"/>
    <w:next w:val="Normal"/>
    <w:link w:val="QuoteChar"/>
    <w:uiPriority w:val="29"/>
    <w:qFormat/>
    <w:rsid w:val="0088226E"/>
    <w:rPr>
      <w:i/>
    </w:rPr>
  </w:style>
  <w:style w:type="character" w:customStyle="1" w:styleId="QuoteChar1">
    <w:name w:val="Quote Char1"/>
    <w:basedOn w:val="DefaultParagraphFont"/>
    <w:uiPriority w:val="29"/>
    <w:rsid w:val="00826904"/>
    <w:rPr>
      <w:i/>
      <w:iCs/>
      <w:color w:val="000000" w:themeColor="text1"/>
    </w:rPr>
  </w:style>
  <w:style w:type="paragraph" w:styleId="NoSpacing">
    <w:name w:val="No Spacing"/>
    <w:basedOn w:val="Normal"/>
    <w:link w:val="NoSpacingChar"/>
    <w:qFormat/>
    <w:rsid w:val="0088226E"/>
    <w:pPr>
      <w:spacing w:after="0"/>
    </w:pPr>
  </w:style>
  <w:style w:type="character" w:customStyle="1" w:styleId="Heading3Char">
    <w:name w:val="Heading 3 Char"/>
    <w:basedOn w:val="DefaultParagraphFont"/>
    <w:link w:val="Heading3"/>
    <w:uiPriority w:val="9"/>
    <w:rsid w:val="00A01321"/>
    <w:rPr>
      <w:b/>
      <w:i/>
      <w:smallCaps/>
      <w:spacing w:val="5"/>
      <w:sz w:val="24"/>
      <w:szCs w:val="24"/>
    </w:rPr>
  </w:style>
  <w:style w:type="paragraph" w:styleId="Caption">
    <w:name w:val="caption"/>
    <w:basedOn w:val="Normal"/>
    <w:next w:val="Normal"/>
    <w:uiPriority w:val="35"/>
    <w:unhideWhenUsed/>
    <w:qFormat/>
    <w:rsid w:val="0088226E"/>
    <w:rPr>
      <w:b/>
      <w:bCs/>
      <w:caps/>
      <w:sz w:val="16"/>
      <w:szCs w:val="18"/>
    </w:rPr>
  </w:style>
  <w:style w:type="character" w:customStyle="1" w:styleId="Heading4Char">
    <w:name w:val="Heading 4 Char"/>
    <w:basedOn w:val="DefaultParagraphFont"/>
    <w:link w:val="Heading4"/>
    <w:uiPriority w:val="9"/>
    <w:rsid w:val="004A1EE2"/>
    <w:rPr>
      <w:b/>
      <w:smallCaps/>
      <w:spacing w:val="10"/>
      <w:sz w:val="22"/>
      <w:szCs w:val="22"/>
      <w:u w:val="single"/>
    </w:rPr>
  </w:style>
  <w:style w:type="character" w:customStyle="1" w:styleId="Heading5Char">
    <w:name w:val="Heading 5 Char"/>
    <w:basedOn w:val="DefaultParagraphFont"/>
    <w:link w:val="Heading5"/>
    <w:uiPriority w:val="9"/>
    <w:semiHidden/>
    <w:rsid w:val="0088226E"/>
    <w:rPr>
      <w:smallCaps/>
      <w:color w:val="4A6499" w:themeColor="accent2" w:themeShade="BF"/>
      <w:spacing w:val="10"/>
      <w:sz w:val="22"/>
      <w:szCs w:val="26"/>
    </w:rPr>
  </w:style>
  <w:style w:type="character" w:customStyle="1" w:styleId="Heading6Char">
    <w:name w:val="Heading 6 Char"/>
    <w:basedOn w:val="DefaultParagraphFont"/>
    <w:link w:val="Heading6"/>
    <w:uiPriority w:val="9"/>
    <w:semiHidden/>
    <w:rsid w:val="0088226E"/>
    <w:rPr>
      <w:smallCaps/>
      <w:color w:val="748CBC" w:themeColor="accent2"/>
      <w:spacing w:val="5"/>
      <w:sz w:val="22"/>
    </w:rPr>
  </w:style>
  <w:style w:type="character" w:customStyle="1" w:styleId="Heading7Char">
    <w:name w:val="Heading 7 Char"/>
    <w:basedOn w:val="DefaultParagraphFont"/>
    <w:link w:val="Heading7"/>
    <w:uiPriority w:val="9"/>
    <w:semiHidden/>
    <w:rsid w:val="0088226E"/>
    <w:rPr>
      <w:b/>
      <w:smallCaps/>
      <w:color w:val="748CBC" w:themeColor="accent2"/>
      <w:spacing w:val="10"/>
    </w:rPr>
  </w:style>
  <w:style w:type="character" w:customStyle="1" w:styleId="Heading8Char">
    <w:name w:val="Heading 8 Char"/>
    <w:basedOn w:val="DefaultParagraphFont"/>
    <w:link w:val="Heading8"/>
    <w:uiPriority w:val="9"/>
    <w:semiHidden/>
    <w:rsid w:val="0088226E"/>
    <w:rPr>
      <w:b/>
      <w:i/>
      <w:smallCaps/>
      <w:color w:val="4A6499" w:themeColor="accent2" w:themeShade="BF"/>
    </w:rPr>
  </w:style>
  <w:style w:type="character" w:customStyle="1" w:styleId="Heading9Char">
    <w:name w:val="Heading 9 Char"/>
    <w:basedOn w:val="DefaultParagraphFont"/>
    <w:link w:val="Heading9"/>
    <w:uiPriority w:val="9"/>
    <w:semiHidden/>
    <w:rsid w:val="0088226E"/>
    <w:rPr>
      <w:b/>
      <w:i/>
      <w:smallCaps/>
      <w:color w:val="314266" w:themeColor="accent2" w:themeShade="7F"/>
    </w:rPr>
  </w:style>
  <w:style w:type="paragraph" w:styleId="Subtitle">
    <w:name w:val="Subtitle"/>
    <w:basedOn w:val="Normal"/>
    <w:next w:val="Normal"/>
    <w:link w:val="SubtitleChar"/>
    <w:uiPriority w:val="11"/>
    <w:qFormat/>
    <w:rsid w:val="0088226E"/>
    <w:pPr>
      <w:spacing w:after="720"/>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88226E"/>
    <w:rPr>
      <w:rFonts w:asciiTheme="majorHAnsi" w:eastAsiaTheme="majorEastAsia" w:hAnsiTheme="majorHAnsi" w:cstheme="majorBidi"/>
      <w:szCs w:val="22"/>
    </w:rPr>
  </w:style>
  <w:style w:type="character" w:customStyle="1" w:styleId="NoSpacingChar">
    <w:name w:val="No Spacing Char"/>
    <w:basedOn w:val="DefaultParagraphFont"/>
    <w:link w:val="NoSpacing"/>
    <w:uiPriority w:val="1"/>
    <w:rsid w:val="0088226E"/>
  </w:style>
  <w:style w:type="paragraph" w:styleId="IntenseQuote">
    <w:name w:val="Intense Quote"/>
    <w:basedOn w:val="Normal"/>
    <w:next w:val="Normal"/>
    <w:link w:val="IntenseQuoteChar"/>
    <w:uiPriority w:val="30"/>
    <w:qFormat/>
    <w:rsid w:val="0088226E"/>
    <w:pPr>
      <w:pBdr>
        <w:top w:val="single" w:sz="8" w:space="10" w:color="4A6499" w:themeColor="accent2" w:themeShade="BF"/>
        <w:left w:val="single" w:sz="8" w:space="10" w:color="4A6499" w:themeColor="accent2" w:themeShade="BF"/>
        <w:bottom w:val="single" w:sz="8" w:space="10" w:color="4A6499" w:themeColor="accent2" w:themeShade="BF"/>
        <w:right w:val="single" w:sz="8" w:space="10" w:color="4A6499" w:themeColor="accent2" w:themeShade="BF"/>
      </w:pBdr>
      <w:shd w:val="clear" w:color="auto" w:fill="748CBC"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88226E"/>
    <w:rPr>
      <w:b/>
      <w:i/>
      <w:color w:val="FFFFFF" w:themeColor="background1"/>
      <w:shd w:val="clear" w:color="auto" w:fill="748CBC" w:themeFill="accent2"/>
    </w:rPr>
  </w:style>
  <w:style w:type="character" w:styleId="SubtleEmphasis">
    <w:name w:val="Subtle Emphasis"/>
    <w:uiPriority w:val="19"/>
    <w:qFormat/>
    <w:rsid w:val="0088226E"/>
    <w:rPr>
      <w:i/>
    </w:rPr>
  </w:style>
  <w:style w:type="character" w:styleId="IntenseEmphasis">
    <w:name w:val="Intense Emphasis"/>
    <w:uiPriority w:val="21"/>
    <w:qFormat/>
    <w:rsid w:val="0088226E"/>
    <w:rPr>
      <w:b/>
      <w:i/>
      <w:color w:val="748CBC" w:themeColor="accent2"/>
      <w:spacing w:val="10"/>
    </w:rPr>
  </w:style>
  <w:style w:type="character" w:styleId="SubtleReference">
    <w:name w:val="Subtle Reference"/>
    <w:uiPriority w:val="31"/>
    <w:qFormat/>
    <w:rsid w:val="0088226E"/>
    <w:rPr>
      <w:b/>
    </w:rPr>
  </w:style>
  <w:style w:type="character" w:styleId="IntenseReference">
    <w:name w:val="Intense Reference"/>
    <w:uiPriority w:val="32"/>
    <w:qFormat/>
    <w:rsid w:val="0088226E"/>
    <w:rPr>
      <w:b/>
      <w:bCs/>
      <w:smallCaps/>
      <w:spacing w:val="5"/>
      <w:sz w:val="22"/>
      <w:szCs w:val="22"/>
      <w:u w:val="single"/>
    </w:rPr>
  </w:style>
  <w:style w:type="character" w:styleId="BookTitle">
    <w:name w:val="Book Title"/>
    <w:uiPriority w:val="33"/>
    <w:qFormat/>
    <w:rsid w:val="0088226E"/>
    <w:rPr>
      <w:rFonts w:asciiTheme="majorHAnsi" w:eastAsiaTheme="majorEastAsia" w:hAnsiTheme="majorHAnsi" w:cstheme="majorBidi"/>
      <w:i/>
      <w:iCs/>
      <w:sz w:val="20"/>
      <w:szCs w:val="20"/>
    </w:rPr>
  </w:style>
  <w:style w:type="character" w:customStyle="1" w:styleId="apple-tab-span">
    <w:name w:val="apple-tab-span"/>
    <w:basedOn w:val="DefaultParagraphFont"/>
    <w:rsid w:val="00C21DA1"/>
  </w:style>
  <w:style w:type="character" w:styleId="Hyperlink">
    <w:name w:val="Hyperlink"/>
    <w:basedOn w:val="DefaultParagraphFont"/>
    <w:uiPriority w:val="99"/>
    <w:unhideWhenUsed/>
    <w:rsid w:val="00C21DA1"/>
    <w:rPr>
      <w:color w:val="0000FF"/>
      <w:u w:val="single"/>
    </w:rPr>
  </w:style>
  <w:style w:type="paragraph" w:styleId="FootnoteText">
    <w:name w:val="footnote text"/>
    <w:basedOn w:val="Normal"/>
    <w:link w:val="FootnoteTextChar"/>
    <w:unhideWhenUsed/>
    <w:rsid w:val="0035052A"/>
    <w:pPr>
      <w:spacing w:after="0"/>
      <w:jc w:val="left"/>
    </w:pPr>
    <w:rPr>
      <w:color w:val="000000" w:themeColor="text1"/>
    </w:rPr>
  </w:style>
  <w:style w:type="character" w:customStyle="1" w:styleId="FootnoteTextChar">
    <w:name w:val="Footnote Text Char"/>
    <w:basedOn w:val="DefaultParagraphFont"/>
    <w:link w:val="FootnoteText"/>
    <w:rsid w:val="0035052A"/>
    <w:rPr>
      <w:color w:val="000000" w:themeColor="text1"/>
      <w:sz w:val="22"/>
    </w:rPr>
  </w:style>
  <w:style w:type="character" w:customStyle="1" w:styleId="apple-converted-space">
    <w:name w:val="apple-converted-space"/>
    <w:basedOn w:val="DefaultParagraphFont"/>
    <w:rsid w:val="0035052A"/>
  </w:style>
  <w:style w:type="character" w:styleId="FootnoteReference">
    <w:name w:val="footnote reference"/>
    <w:basedOn w:val="DefaultParagraphFont"/>
    <w:uiPriority w:val="99"/>
    <w:unhideWhenUsed/>
    <w:rsid w:val="0035052A"/>
    <w:rPr>
      <w:vertAlign w:val="superscript"/>
    </w:rPr>
  </w:style>
  <w:style w:type="paragraph" w:styleId="EndnoteText">
    <w:name w:val="endnote text"/>
    <w:basedOn w:val="Normal"/>
    <w:link w:val="EndnoteTextChar"/>
    <w:uiPriority w:val="99"/>
    <w:semiHidden/>
    <w:unhideWhenUsed/>
    <w:rsid w:val="006C27D1"/>
    <w:pPr>
      <w:spacing w:after="0"/>
    </w:pPr>
    <w:rPr>
      <w:sz w:val="24"/>
      <w:szCs w:val="24"/>
    </w:rPr>
  </w:style>
  <w:style w:type="character" w:customStyle="1" w:styleId="EndnoteTextChar">
    <w:name w:val="Endnote Text Char"/>
    <w:basedOn w:val="DefaultParagraphFont"/>
    <w:link w:val="EndnoteText"/>
    <w:uiPriority w:val="99"/>
    <w:semiHidden/>
    <w:rsid w:val="006C27D1"/>
    <w:rPr>
      <w:sz w:val="24"/>
      <w:szCs w:val="24"/>
    </w:rPr>
  </w:style>
  <w:style w:type="character" w:styleId="EndnoteReference">
    <w:name w:val="endnote reference"/>
    <w:basedOn w:val="DefaultParagraphFont"/>
    <w:uiPriority w:val="99"/>
    <w:semiHidden/>
    <w:unhideWhenUsed/>
    <w:rsid w:val="006C27D1"/>
    <w:rPr>
      <w:vertAlign w:val="superscript"/>
    </w:rPr>
  </w:style>
  <w:style w:type="paragraph" w:styleId="TableofFigures">
    <w:name w:val="table of figures"/>
    <w:basedOn w:val="Normal"/>
    <w:next w:val="Normal"/>
    <w:uiPriority w:val="99"/>
    <w:unhideWhenUsed/>
    <w:rsid w:val="000C537E"/>
    <w:pPr>
      <w:spacing w:after="0"/>
      <w:ind w:left="440" w:hanging="440"/>
      <w:jc w:val="left"/>
    </w:pPr>
    <w:rPr>
      <w:smallCaps/>
      <w:sz w:val="20"/>
    </w:rPr>
  </w:style>
  <w:style w:type="paragraph" w:styleId="DocumentMap">
    <w:name w:val="Document Map"/>
    <w:basedOn w:val="Normal"/>
    <w:link w:val="DocumentMapChar"/>
    <w:uiPriority w:val="99"/>
    <w:semiHidden/>
    <w:unhideWhenUsed/>
    <w:rsid w:val="007B06C0"/>
    <w:pPr>
      <w:spacing w:after="0"/>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7B06C0"/>
    <w:rPr>
      <w:rFonts w:ascii="Lucida Grande" w:hAnsi="Lucida Grande" w:cs="Lucida Grande"/>
      <w:sz w:val="24"/>
      <w:szCs w:val="24"/>
    </w:rPr>
  </w:style>
  <w:style w:type="paragraph" w:styleId="Header">
    <w:name w:val="header"/>
    <w:basedOn w:val="Normal"/>
    <w:link w:val="HeaderChar"/>
    <w:uiPriority w:val="99"/>
    <w:unhideWhenUsed/>
    <w:rsid w:val="0035379D"/>
    <w:pPr>
      <w:tabs>
        <w:tab w:val="center" w:pos="4320"/>
        <w:tab w:val="right" w:pos="8640"/>
      </w:tabs>
      <w:spacing w:after="0"/>
    </w:pPr>
  </w:style>
  <w:style w:type="character" w:customStyle="1" w:styleId="HeaderChar">
    <w:name w:val="Header Char"/>
    <w:basedOn w:val="DefaultParagraphFont"/>
    <w:link w:val="Header"/>
    <w:uiPriority w:val="99"/>
    <w:rsid w:val="0035379D"/>
    <w:rPr>
      <w:sz w:val="22"/>
    </w:rPr>
  </w:style>
  <w:style w:type="paragraph" w:styleId="Footer">
    <w:name w:val="footer"/>
    <w:basedOn w:val="Normal"/>
    <w:link w:val="FooterChar"/>
    <w:uiPriority w:val="99"/>
    <w:unhideWhenUsed/>
    <w:rsid w:val="0035379D"/>
    <w:pPr>
      <w:tabs>
        <w:tab w:val="center" w:pos="4320"/>
        <w:tab w:val="right" w:pos="8640"/>
      </w:tabs>
      <w:spacing w:after="0"/>
    </w:pPr>
  </w:style>
  <w:style w:type="character" w:customStyle="1" w:styleId="FooterChar">
    <w:name w:val="Footer Char"/>
    <w:basedOn w:val="DefaultParagraphFont"/>
    <w:link w:val="Footer"/>
    <w:uiPriority w:val="99"/>
    <w:rsid w:val="0035379D"/>
    <w:rPr>
      <w:sz w:val="22"/>
    </w:rPr>
  </w:style>
  <w:style w:type="character" w:styleId="PageNumber">
    <w:name w:val="page number"/>
    <w:basedOn w:val="DefaultParagraphFont"/>
    <w:uiPriority w:val="99"/>
    <w:semiHidden/>
    <w:unhideWhenUsed/>
    <w:rsid w:val="005228B1"/>
  </w:style>
  <w:style w:type="paragraph" w:styleId="Bibliography">
    <w:name w:val="Bibliography"/>
    <w:basedOn w:val="Normal"/>
    <w:next w:val="Normal"/>
    <w:uiPriority w:val="37"/>
    <w:unhideWhenUsed/>
    <w:rsid w:val="00EB2E50"/>
  </w:style>
  <w:style w:type="paragraph" w:styleId="CommentText">
    <w:name w:val="annotation text"/>
    <w:basedOn w:val="Normal"/>
    <w:link w:val="CommentTextChar"/>
    <w:uiPriority w:val="99"/>
    <w:semiHidden/>
    <w:unhideWhenUsed/>
    <w:rsid w:val="00AE2C93"/>
    <w:rPr>
      <w:sz w:val="24"/>
      <w:szCs w:val="24"/>
    </w:rPr>
  </w:style>
  <w:style w:type="character" w:customStyle="1" w:styleId="CommentTextChar">
    <w:name w:val="Comment Text Char"/>
    <w:basedOn w:val="DefaultParagraphFont"/>
    <w:link w:val="CommentText"/>
    <w:uiPriority w:val="99"/>
    <w:semiHidden/>
    <w:rsid w:val="00AE2C93"/>
    <w:rPr>
      <w:sz w:val="24"/>
      <w:szCs w:val="24"/>
    </w:rPr>
  </w:style>
  <w:style w:type="paragraph" w:styleId="CommentSubject">
    <w:name w:val="annotation subject"/>
    <w:basedOn w:val="CommentText"/>
    <w:next w:val="CommentText"/>
    <w:link w:val="CommentSubjectChar"/>
    <w:uiPriority w:val="99"/>
    <w:semiHidden/>
    <w:unhideWhenUsed/>
    <w:rsid w:val="00AE2C93"/>
    <w:rPr>
      <w:b/>
      <w:bCs/>
      <w:sz w:val="20"/>
      <w:szCs w:val="20"/>
    </w:rPr>
  </w:style>
  <w:style w:type="character" w:customStyle="1" w:styleId="CommentSubjectChar">
    <w:name w:val="Comment Subject Char"/>
    <w:basedOn w:val="CommentTextChar"/>
    <w:link w:val="CommentSubject"/>
    <w:uiPriority w:val="99"/>
    <w:semiHidden/>
    <w:rsid w:val="00AE2C93"/>
    <w:rPr>
      <w:b/>
      <w:bCs/>
      <w:sz w:val="24"/>
      <w:szCs w:val="24"/>
    </w:rPr>
  </w:style>
  <w:style w:type="character" w:styleId="FollowedHyperlink">
    <w:name w:val="FollowedHyperlink"/>
    <w:basedOn w:val="DefaultParagraphFont"/>
    <w:uiPriority w:val="99"/>
    <w:semiHidden/>
    <w:unhideWhenUsed/>
    <w:rsid w:val="00685286"/>
    <w:rPr>
      <w:color w:val="7F95A4"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3EE9"/>
    <w:pPr>
      <w:spacing w:after="80" w:line="240" w:lineRule="auto"/>
    </w:pPr>
    <w:rPr>
      <w:sz w:val="22"/>
    </w:rPr>
  </w:style>
  <w:style w:type="paragraph" w:styleId="Heading1">
    <w:name w:val="heading 1"/>
    <w:basedOn w:val="Normal"/>
    <w:next w:val="Normal"/>
    <w:link w:val="Heading1Char"/>
    <w:uiPriority w:val="9"/>
    <w:qFormat/>
    <w:rsid w:val="002B028E"/>
    <w:pPr>
      <w:pBdr>
        <w:bottom w:val="single" w:sz="4" w:space="1" w:color="auto"/>
      </w:pBdr>
      <w:spacing w:before="300" w:after="240"/>
      <w:jc w:val="left"/>
      <w:outlineLvl w:val="0"/>
    </w:pPr>
    <w:rPr>
      <w:b/>
      <w:smallCaps/>
      <w:spacing w:val="5"/>
      <w:sz w:val="36"/>
      <w:szCs w:val="32"/>
    </w:rPr>
  </w:style>
  <w:style w:type="paragraph" w:styleId="Heading2">
    <w:name w:val="heading 2"/>
    <w:basedOn w:val="Normal"/>
    <w:next w:val="Normal"/>
    <w:link w:val="Heading2Char"/>
    <w:uiPriority w:val="9"/>
    <w:unhideWhenUsed/>
    <w:qFormat/>
    <w:rsid w:val="00B92B7E"/>
    <w:pPr>
      <w:shd w:val="clear" w:color="auto" w:fill="E6E6E6"/>
      <w:spacing w:before="240"/>
      <w:jc w:val="left"/>
      <w:outlineLvl w:val="1"/>
    </w:pPr>
    <w:rPr>
      <w:smallCaps/>
      <w:spacing w:val="5"/>
      <w:sz w:val="28"/>
      <w:szCs w:val="28"/>
    </w:rPr>
  </w:style>
  <w:style w:type="paragraph" w:styleId="Heading3">
    <w:name w:val="heading 3"/>
    <w:basedOn w:val="Normal"/>
    <w:next w:val="Normal"/>
    <w:link w:val="Heading3Char"/>
    <w:uiPriority w:val="9"/>
    <w:unhideWhenUsed/>
    <w:qFormat/>
    <w:rsid w:val="00A01321"/>
    <w:pPr>
      <w:spacing w:after="0"/>
      <w:jc w:val="left"/>
      <w:outlineLvl w:val="2"/>
    </w:pPr>
    <w:rPr>
      <w:b/>
      <w:i/>
      <w:smallCaps/>
      <w:spacing w:val="5"/>
      <w:sz w:val="24"/>
      <w:szCs w:val="24"/>
    </w:rPr>
  </w:style>
  <w:style w:type="paragraph" w:styleId="Heading4">
    <w:name w:val="heading 4"/>
    <w:basedOn w:val="Normal"/>
    <w:next w:val="Normal"/>
    <w:link w:val="Heading4Char"/>
    <w:uiPriority w:val="9"/>
    <w:unhideWhenUsed/>
    <w:qFormat/>
    <w:rsid w:val="004A1EE2"/>
    <w:pPr>
      <w:spacing w:before="240" w:after="0"/>
      <w:jc w:val="left"/>
      <w:outlineLvl w:val="3"/>
    </w:pPr>
    <w:rPr>
      <w:b/>
      <w:smallCaps/>
      <w:spacing w:val="10"/>
      <w:szCs w:val="22"/>
      <w:u w:val="single"/>
    </w:rPr>
  </w:style>
  <w:style w:type="paragraph" w:styleId="Heading5">
    <w:name w:val="heading 5"/>
    <w:basedOn w:val="Normal"/>
    <w:next w:val="Normal"/>
    <w:link w:val="Heading5Char"/>
    <w:uiPriority w:val="9"/>
    <w:semiHidden/>
    <w:unhideWhenUsed/>
    <w:qFormat/>
    <w:rsid w:val="0088226E"/>
    <w:pPr>
      <w:spacing w:before="200" w:after="0"/>
      <w:jc w:val="left"/>
      <w:outlineLvl w:val="4"/>
    </w:pPr>
    <w:rPr>
      <w:smallCaps/>
      <w:color w:val="4A6499" w:themeColor="accent2" w:themeShade="BF"/>
      <w:spacing w:val="10"/>
      <w:szCs w:val="26"/>
    </w:rPr>
  </w:style>
  <w:style w:type="paragraph" w:styleId="Heading6">
    <w:name w:val="heading 6"/>
    <w:basedOn w:val="Normal"/>
    <w:next w:val="Normal"/>
    <w:link w:val="Heading6Char"/>
    <w:uiPriority w:val="9"/>
    <w:semiHidden/>
    <w:unhideWhenUsed/>
    <w:qFormat/>
    <w:rsid w:val="0088226E"/>
    <w:pPr>
      <w:spacing w:after="0"/>
      <w:jc w:val="left"/>
      <w:outlineLvl w:val="5"/>
    </w:pPr>
    <w:rPr>
      <w:smallCaps/>
      <w:color w:val="748CBC" w:themeColor="accent2"/>
      <w:spacing w:val="5"/>
    </w:rPr>
  </w:style>
  <w:style w:type="paragraph" w:styleId="Heading7">
    <w:name w:val="heading 7"/>
    <w:basedOn w:val="Normal"/>
    <w:next w:val="Normal"/>
    <w:link w:val="Heading7Char"/>
    <w:uiPriority w:val="9"/>
    <w:semiHidden/>
    <w:unhideWhenUsed/>
    <w:qFormat/>
    <w:rsid w:val="0088226E"/>
    <w:pPr>
      <w:spacing w:after="0"/>
      <w:jc w:val="left"/>
      <w:outlineLvl w:val="6"/>
    </w:pPr>
    <w:rPr>
      <w:b/>
      <w:smallCaps/>
      <w:color w:val="748CBC" w:themeColor="accent2"/>
      <w:spacing w:val="10"/>
    </w:rPr>
  </w:style>
  <w:style w:type="paragraph" w:styleId="Heading8">
    <w:name w:val="heading 8"/>
    <w:basedOn w:val="Normal"/>
    <w:next w:val="Normal"/>
    <w:link w:val="Heading8Char"/>
    <w:uiPriority w:val="9"/>
    <w:semiHidden/>
    <w:unhideWhenUsed/>
    <w:qFormat/>
    <w:rsid w:val="0088226E"/>
    <w:pPr>
      <w:spacing w:after="0"/>
      <w:jc w:val="left"/>
      <w:outlineLvl w:val="7"/>
    </w:pPr>
    <w:rPr>
      <w:b/>
      <w:i/>
      <w:smallCaps/>
      <w:color w:val="4A6499" w:themeColor="accent2" w:themeShade="BF"/>
    </w:rPr>
  </w:style>
  <w:style w:type="paragraph" w:styleId="Heading9">
    <w:name w:val="heading 9"/>
    <w:basedOn w:val="Normal"/>
    <w:next w:val="Normal"/>
    <w:link w:val="Heading9Char"/>
    <w:uiPriority w:val="9"/>
    <w:semiHidden/>
    <w:unhideWhenUsed/>
    <w:qFormat/>
    <w:rsid w:val="0088226E"/>
    <w:pPr>
      <w:spacing w:after="0"/>
      <w:jc w:val="left"/>
      <w:outlineLvl w:val="8"/>
    </w:pPr>
    <w:rPr>
      <w:b/>
      <w:i/>
      <w:smallCaps/>
      <w:color w:val="314266"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BLANK">
    <w:name w:val="BLANK"/>
    <w:basedOn w:val="TableGrid"/>
    <w:uiPriority w:val="99"/>
    <w:rsid w:val="00C60EBF"/>
    <w:tblPr>
      <w:tblInd w:w="0" w:type="dxa"/>
      <w:tblBorders>
        <w:left w:val="single" w:sz="18" w:space="0" w:color="auto"/>
      </w:tblBorders>
      <w:tblCellMar>
        <w:top w:w="0" w:type="dxa"/>
        <w:left w:w="108" w:type="dxa"/>
        <w:bottom w:w="0" w:type="dxa"/>
        <w:right w:w="108" w:type="dxa"/>
      </w:tblCellMar>
    </w:tblPr>
  </w:style>
  <w:style w:type="table" w:styleId="TableGrid">
    <w:name w:val="Table Grid"/>
    <w:basedOn w:val="TableNormal"/>
    <w:uiPriority w:val="59"/>
    <w:rsid w:val="00C60EB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2B028E"/>
    <w:rPr>
      <w:b/>
      <w:smallCaps/>
      <w:spacing w:val="5"/>
      <w:sz w:val="36"/>
      <w:szCs w:val="32"/>
    </w:rPr>
  </w:style>
  <w:style w:type="character" w:customStyle="1" w:styleId="Heading2Char">
    <w:name w:val="Heading 2 Char"/>
    <w:basedOn w:val="DefaultParagraphFont"/>
    <w:link w:val="Heading2"/>
    <w:uiPriority w:val="9"/>
    <w:rsid w:val="00B92B7E"/>
    <w:rPr>
      <w:smallCaps/>
      <w:spacing w:val="5"/>
      <w:sz w:val="28"/>
      <w:szCs w:val="28"/>
      <w:shd w:val="clear" w:color="auto" w:fill="E6E6E6"/>
    </w:rPr>
  </w:style>
  <w:style w:type="paragraph" w:styleId="ListParagraph">
    <w:name w:val="List Paragraph"/>
    <w:aliases w:val="IEEE Reference List"/>
    <w:basedOn w:val="Normal"/>
    <w:uiPriority w:val="34"/>
    <w:qFormat/>
    <w:rsid w:val="0088226E"/>
    <w:pPr>
      <w:ind w:left="720"/>
      <w:contextualSpacing/>
    </w:pPr>
  </w:style>
  <w:style w:type="paragraph" w:styleId="NormalWeb">
    <w:name w:val="Normal (Web)"/>
    <w:basedOn w:val="Normal"/>
    <w:uiPriority w:val="99"/>
    <w:unhideWhenUsed/>
    <w:rsid w:val="00584BA6"/>
    <w:pPr>
      <w:spacing w:before="100" w:beforeAutospacing="1" w:after="100" w:afterAutospacing="1"/>
    </w:pPr>
    <w:rPr>
      <w:rFonts w:ascii="Times" w:hAnsi="Times" w:cs="Times New Roman"/>
      <w:sz w:val="20"/>
    </w:rPr>
  </w:style>
  <w:style w:type="paragraph" w:styleId="BalloonText">
    <w:name w:val="Balloon Text"/>
    <w:basedOn w:val="Normal"/>
    <w:link w:val="BalloonTextChar"/>
    <w:uiPriority w:val="99"/>
    <w:semiHidden/>
    <w:unhideWhenUsed/>
    <w:rsid w:val="00584BA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84BA6"/>
    <w:rPr>
      <w:rFonts w:ascii="Lucida Grande" w:hAnsi="Lucida Grande" w:cs="Lucida Grande"/>
      <w:sz w:val="18"/>
      <w:szCs w:val="18"/>
    </w:rPr>
  </w:style>
  <w:style w:type="character" w:styleId="Emphasis">
    <w:name w:val="Emphasis"/>
    <w:uiPriority w:val="20"/>
    <w:qFormat/>
    <w:rsid w:val="0088226E"/>
    <w:rPr>
      <w:b/>
      <w:i/>
      <w:spacing w:val="10"/>
    </w:rPr>
  </w:style>
  <w:style w:type="character" w:styleId="Strong">
    <w:name w:val="Strong"/>
    <w:uiPriority w:val="22"/>
    <w:qFormat/>
    <w:rsid w:val="0088226E"/>
    <w:rPr>
      <w:b/>
      <w:color w:val="000000" w:themeColor="text1"/>
    </w:rPr>
  </w:style>
  <w:style w:type="paragraph" w:styleId="TOCHeading">
    <w:name w:val="TOC Heading"/>
    <w:basedOn w:val="Heading1"/>
    <w:next w:val="Normal"/>
    <w:uiPriority w:val="39"/>
    <w:unhideWhenUsed/>
    <w:qFormat/>
    <w:rsid w:val="0088226E"/>
    <w:pPr>
      <w:outlineLvl w:val="9"/>
    </w:pPr>
    <w:rPr>
      <w:lang w:bidi="en-US"/>
    </w:rPr>
  </w:style>
  <w:style w:type="paragraph" w:styleId="TOC1">
    <w:name w:val="toc 1"/>
    <w:basedOn w:val="Normal"/>
    <w:next w:val="Normal"/>
    <w:autoRedefine/>
    <w:uiPriority w:val="39"/>
    <w:unhideWhenUsed/>
    <w:rsid w:val="008C6ABC"/>
    <w:pPr>
      <w:tabs>
        <w:tab w:val="right" w:leader="dot" w:pos="8630"/>
      </w:tabs>
      <w:spacing w:after="0"/>
    </w:pPr>
    <w:rPr>
      <w:b/>
      <w:caps/>
      <w:szCs w:val="22"/>
    </w:rPr>
  </w:style>
  <w:style w:type="paragraph" w:styleId="TOC2">
    <w:name w:val="toc 2"/>
    <w:basedOn w:val="Normal"/>
    <w:next w:val="Normal"/>
    <w:autoRedefine/>
    <w:uiPriority w:val="39"/>
    <w:unhideWhenUsed/>
    <w:rsid w:val="0025044C"/>
    <w:pPr>
      <w:spacing w:after="0"/>
      <w:ind w:left="240"/>
    </w:pPr>
    <w:rPr>
      <w:smallCaps/>
      <w:szCs w:val="22"/>
    </w:rPr>
  </w:style>
  <w:style w:type="paragraph" w:styleId="TOC3">
    <w:name w:val="toc 3"/>
    <w:basedOn w:val="Normal"/>
    <w:next w:val="Normal"/>
    <w:autoRedefine/>
    <w:uiPriority w:val="39"/>
    <w:unhideWhenUsed/>
    <w:rsid w:val="005C4969"/>
    <w:pPr>
      <w:ind w:left="480"/>
    </w:pPr>
    <w:rPr>
      <w:i/>
      <w:szCs w:val="22"/>
    </w:rPr>
  </w:style>
  <w:style w:type="paragraph" w:styleId="TOC4">
    <w:name w:val="toc 4"/>
    <w:basedOn w:val="Normal"/>
    <w:next w:val="Normal"/>
    <w:autoRedefine/>
    <w:uiPriority w:val="39"/>
    <w:unhideWhenUsed/>
    <w:rsid w:val="00023835"/>
    <w:pPr>
      <w:ind w:left="720"/>
    </w:pPr>
    <w:rPr>
      <w:sz w:val="18"/>
      <w:szCs w:val="18"/>
    </w:rPr>
  </w:style>
  <w:style w:type="paragraph" w:styleId="TOC5">
    <w:name w:val="toc 5"/>
    <w:basedOn w:val="Normal"/>
    <w:next w:val="Normal"/>
    <w:autoRedefine/>
    <w:uiPriority w:val="39"/>
    <w:unhideWhenUsed/>
    <w:rsid w:val="00023835"/>
    <w:pPr>
      <w:ind w:left="960"/>
    </w:pPr>
    <w:rPr>
      <w:sz w:val="18"/>
      <w:szCs w:val="18"/>
    </w:rPr>
  </w:style>
  <w:style w:type="paragraph" w:styleId="TOC6">
    <w:name w:val="toc 6"/>
    <w:basedOn w:val="Normal"/>
    <w:next w:val="Normal"/>
    <w:autoRedefine/>
    <w:uiPriority w:val="39"/>
    <w:unhideWhenUsed/>
    <w:rsid w:val="00023835"/>
    <w:pPr>
      <w:ind w:left="1200"/>
    </w:pPr>
    <w:rPr>
      <w:sz w:val="18"/>
      <w:szCs w:val="18"/>
    </w:rPr>
  </w:style>
  <w:style w:type="paragraph" w:styleId="TOC7">
    <w:name w:val="toc 7"/>
    <w:basedOn w:val="Normal"/>
    <w:next w:val="Normal"/>
    <w:autoRedefine/>
    <w:uiPriority w:val="39"/>
    <w:unhideWhenUsed/>
    <w:rsid w:val="00023835"/>
    <w:pPr>
      <w:ind w:left="1440"/>
    </w:pPr>
    <w:rPr>
      <w:sz w:val="18"/>
      <w:szCs w:val="18"/>
    </w:rPr>
  </w:style>
  <w:style w:type="paragraph" w:styleId="TOC8">
    <w:name w:val="toc 8"/>
    <w:basedOn w:val="Normal"/>
    <w:next w:val="Normal"/>
    <w:autoRedefine/>
    <w:uiPriority w:val="39"/>
    <w:unhideWhenUsed/>
    <w:rsid w:val="00023835"/>
    <w:pPr>
      <w:ind w:left="1680"/>
    </w:pPr>
    <w:rPr>
      <w:sz w:val="18"/>
      <w:szCs w:val="18"/>
    </w:rPr>
  </w:style>
  <w:style w:type="paragraph" w:styleId="TOC9">
    <w:name w:val="toc 9"/>
    <w:basedOn w:val="Normal"/>
    <w:next w:val="Normal"/>
    <w:autoRedefine/>
    <w:uiPriority w:val="39"/>
    <w:unhideWhenUsed/>
    <w:rsid w:val="00023835"/>
    <w:pPr>
      <w:ind w:left="1920"/>
    </w:pPr>
    <w:rPr>
      <w:sz w:val="18"/>
      <w:szCs w:val="18"/>
    </w:rPr>
  </w:style>
  <w:style w:type="paragraph" w:styleId="Title">
    <w:name w:val="Title"/>
    <w:basedOn w:val="Normal"/>
    <w:next w:val="Normal"/>
    <w:link w:val="TitleChar"/>
    <w:uiPriority w:val="10"/>
    <w:qFormat/>
    <w:rsid w:val="0088226E"/>
    <w:pPr>
      <w:pBdr>
        <w:bottom w:val="single" w:sz="12" w:space="1" w:color="748CBC" w:themeColor="accent2"/>
      </w:pBdr>
      <w:jc w:val="left"/>
    </w:pPr>
    <w:rPr>
      <w:smallCaps/>
      <w:sz w:val="48"/>
      <w:szCs w:val="48"/>
    </w:rPr>
  </w:style>
  <w:style w:type="character" w:customStyle="1" w:styleId="TitleChar">
    <w:name w:val="Title Char"/>
    <w:basedOn w:val="DefaultParagraphFont"/>
    <w:link w:val="Title"/>
    <w:uiPriority w:val="10"/>
    <w:rsid w:val="0088226E"/>
    <w:rPr>
      <w:smallCaps/>
      <w:sz w:val="48"/>
      <w:szCs w:val="48"/>
    </w:rPr>
  </w:style>
  <w:style w:type="character" w:customStyle="1" w:styleId="QuoteChar">
    <w:name w:val="Quote Char"/>
    <w:basedOn w:val="DefaultParagraphFont"/>
    <w:link w:val="Quote"/>
    <w:uiPriority w:val="29"/>
    <w:rsid w:val="0088226E"/>
    <w:rPr>
      <w:i/>
    </w:rPr>
  </w:style>
  <w:style w:type="character" w:styleId="CommentReference">
    <w:name w:val="annotation reference"/>
    <w:basedOn w:val="DefaultParagraphFont"/>
    <w:uiPriority w:val="99"/>
    <w:semiHidden/>
    <w:unhideWhenUsed/>
    <w:rsid w:val="00826904"/>
    <w:rPr>
      <w:sz w:val="18"/>
      <w:szCs w:val="18"/>
    </w:rPr>
  </w:style>
  <w:style w:type="paragraph" w:styleId="Quote">
    <w:name w:val="Quote"/>
    <w:basedOn w:val="Normal"/>
    <w:next w:val="Normal"/>
    <w:link w:val="QuoteChar"/>
    <w:uiPriority w:val="29"/>
    <w:qFormat/>
    <w:rsid w:val="0088226E"/>
    <w:rPr>
      <w:i/>
    </w:rPr>
  </w:style>
  <w:style w:type="character" w:customStyle="1" w:styleId="QuoteChar1">
    <w:name w:val="Quote Char1"/>
    <w:basedOn w:val="DefaultParagraphFont"/>
    <w:uiPriority w:val="29"/>
    <w:rsid w:val="00826904"/>
    <w:rPr>
      <w:i/>
      <w:iCs/>
      <w:color w:val="000000" w:themeColor="text1"/>
    </w:rPr>
  </w:style>
  <w:style w:type="paragraph" w:styleId="NoSpacing">
    <w:name w:val="No Spacing"/>
    <w:basedOn w:val="Normal"/>
    <w:link w:val="NoSpacingChar"/>
    <w:qFormat/>
    <w:rsid w:val="0088226E"/>
    <w:pPr>
      <w:spacing w:after="0"/>
    </w:pPr>
  </w:style>
  <w:style w:type="character" w:customStyle="1" w:styleId="Heading3Char">
    <w:name w:val="Heading 3 Char"/>
    <w:basedOn w:val="DefaultParagraphFont"/>
    <w:link w:val="Heading3"/>
    <w:uiPriority w:val="9"/>
    <w:rsid w:val="00A01321"/>
    <w:rPr>
      <w:b/>
      <w:i/>
      <w:smallCaps/>
      <w:spacing w:val="5"/>
      <w:sz w:val="24"/>
      <w:szCs w:val="24"/>
    </w:rPr>
  </w:style>
  <w:style w:type="paragraph" w:styleId="Caption">
    <w:name w:val="caption"/>
    <w:basedOn w:val="Normal"/>
    <w:next w:val="Normal"/>
    <w:uiPriority w:val="35"/>
    <w:unhideWhenUsed/>
    <w:qFormat/>
    <w:rsid w:val="0088226E"/>
    <w:rPr>
      <w:b/>
      <w:bCs/>
      <w:caps/>
      <w:sz w:val="16"/>
      <w:szCs w:val="18"/>
    </w:rPr>
  </w:style>
  <w:style w:type="character" w:customStyle="1" w:styleId="Heading4Char">
    <w:name w:val="Heading 4 Char"/>
    <w:basedOn w:val="DefaultParagraphFont"/>
    <w:link w:val="Heading4"/>
    <w:uiPriority w:val="9"/>
    <w:rsid w:val="004A1EE2"/>
    <w:rPr>
      <w:b/>
      <w:smallCaps/>
      <w:spacing w:val="10"/>
      <w:sz w:val="22"/>
      <w:szCs w:val="22"/>
      <w:u w:val="single"/>
    </w:rPr>
  </w:style>
  <w:style w:type="character" w:customStyle="1" w:styleId="Heading5Char">
    <w:name w:val="Heading 5 Char"/>
    <w:basedOn w:val="DefaultParagraphFont"/>
    <w:link w:val="Heading5"/>
    <w:uiPriority w:val="9"/>
    <w:semiHidden/>
    <w:rsid w:val="0088226E"/>
    <w:rPr>
      <w:smallCaps/>
      <w:color w:val="4A6499" w:themeColor="accent2" w:themeShade="BF"/>
      <w:spacing w:val="10"/>
      <w:sz w:val="22"/>
      <w:szCs w:val="26"/>
    </w:rPr>
  </w:style>
  <w:style w:type="character" w:customStyle="1" w:styleId="Heading6Char">
    <w:name w:val="Heading 6 Char"/>
    <w:basedOn w:val="DefaultParagraphFont"/>
    <w:link w:val="Heading6"/>
    <w:uiPriority w:val="9"/>
    <w:semiHidden/>
    <w:rsid w:val="0088226E"/>
    <w:rPr>
      <w:smallCaps/>
      <w:color w:val="748CBC" w:themeColor="accent2"/>
      <w:spacing w:val="5"/>
      <w:sz w:val="22"/>
    </w:rPr>
  </w:style>
  <w:style w:type="character" w:customStyle="1" w:styleId="Heading7Char">
    <w:name w:val="Heading 7 Char"/>
    <w:basedOn w:val="DefaultParagraphFont"/>
    <w:link w:val="Heading7"/>
    <w:uiPriority w:val="9"/>
    <w:semiHidden/>
    <w:rsid w:val="0088226E"/>
    <w:rPr>
      <w:b/>
      <w:smallCaps/>
      <w:color w:val="748CBC" w:themeColor="accent2"/>
      <w:spacing w:val="10"/>
    </w:rPr>
  </w:style>
  <w:style w:type="character" w:customStyle="1" w:styleId="Heading8Char">
    <w:name w:val="Heading 8 Char"/>
    <w:basedOn w:val="DefaultParagraphFont"/>
    <w:link w:val="Heading8"/>
    <w:uiPriority w:val="9"/>
    <w:semiHidden/>
    <w:rsid w:val="0088226E"/>
    <w:rPr>
      <w:b/>
      <w:i/>
      <w:smallCaps/>
      <w:color w:val="4A6499" w:themeColor="accent2" w:themeShade="BF"/>
    </w:rPr>
  </w:style>
  <w:style w:type="character" w:customStyle="1" w:styleId="Heading9Char">
    <w:name w:val="Heading 9 Char"/>
    <w:basedOn w:val="DefaultParagraphFont"/>
    <w:link w:val="Heading9"/>
    <w:uiPriority w:val="9"/>
    <w:semiHidden/>
    <w:rsid w:val="0088226E"/>
    <w:rPr>
      <w:b/>
      <w:i/>
      <w:smallCaps/>
      <w:color w:val="314266" w:themeColor="accent2" w:themeShade="7F"/>
    </w:rPr>
  </w:style>
  <w:style w:type="paragraph" w:styleId="Subtitle">
    <w:name w:val="Subtitle"/>
    <w:basedOn w:val="Normal"/>
    <w:next w:val="Normal"/>
    <w:link w:val="SubtitleChar"/>
    <w:uiPriority w:val="11"/>
    <w:qFormat/>
    <w:rsid w:val="0088226E"/>
    <w:pPr>
      <w:spacing w:after="720"/>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88226E"/>
    <w:rPr>
      <w:rFonts w:asciiTheme="majorHAnsi" w:eastAsiaTheme="majorEastAsia" w:hAnsiTheme="majorHAnsi" w:cstheme="majorBidi"/>
      <w:szCs w:val="22"/>
    </w:rPr>
  </w:style>
  <w:style w:type="character" w:customStyle="1" w:styleId="NoSpacingChar">
    <w:name w:val="No Spacing Char"/>
    <w:basedOn w:val="DefaultParagraphFont"/>
    <w:link w:val="NoSpacing"/>
    <w:uiPriority w:val="1"/>
    <w:rsid w:val="0088226E"/>
  </w:style>
  <w:style w:type="paragraph" w:styleId="IntenseQuote">
    <w:name w:val="Intense Quote"/>
    <w:basedOn w:val="Normal"/>
    <w:next w:val="Normal"/>
    <w:link w:val="IntenseQuoteChar"/>
    <w:uiPriority w:val="30"/>
    <w:qFormat/>
    <w:rsid w:val="0088226E"/>
    <w:pPr>
      <w:pBdr>
        <w:top w:val="single" w:sz="8" w:space="10" w:color="4A6499" w:themeColor="accent2" w:themeShade="BF"/>
        <w:left w:val="single" w:sz="8" w:space="10" w:color="4A6499" w:themeColor="accent2" w:themeShade="BF"/>
        <w:bottom w:val="single" w:sz="8" w:space="10" w:color="4A6499" w:themeColor="accent2" w:themeShade="BF"/>
        <w:right w:val="single" w:sz="8" w:space="10" w:color="4A6499" w:themeColor="accent2" w:themeShade="BF"/>
      </w:pBdr>
      <w:shd w:val="clear" w:color="auto" w:fill="748CBC"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88226E"/>
    <w:rPr>
      <w:b/>
      <w:i/>
      <w:color w:val="FFFFFF" w:themeColor="background1"/>
      <w:shd w:val="clear" w:color="auto" w:fill="748CBC" w:themeFill="accent2"/>
    </w:rPr>
  </w:style>
  <w:style w:type="character" w:styleId="SubtleEmphasis">
    <w:name w:val="Subtle Emphasis"/>
    <w:uiPriority w:val="19"/>
    <w:qFormat/>
    <w:rsid w:val="0088226E"/>
    <w:rPr>
      <w:i/>
    </w:rPr>
  </w:style>
  <w:style w:type="character" w:styleId="IntenseEmphasis">
    <w:name w:val="Intense Emphasis"/>
    <w:uiPriority w:val="21"/>
    <w:qFormat/>
    <w:rsid w:val="0088226E"/>
    <w:rPr>
      <w:b/>
      <w:i/>
      <w:color w:val="748CBC" w:themeColor="accent2"/>
      <w:spacing w:val="10"/>
    </w:rPr>
  </w:style>
  <w:style w:type="character" w:styleId="SubtleReference">
    <w:name w:val="Subtle Reference"/>
    <w:uiPriority w:val="31"/>
    <w:qFormat/>
    <w:rsid w:val="0088226E"/>
    <w:rPr>
      <w:b/>
    </w:rPr>
  </w:style>
  <w:style w:type="character" w:styleId="IntenseReference">
    <w:name w:val="Intense Reference"/>
    <w:uiPriority w:val="32"/>
    <w:qFormat/>
    <w:rsid w:val="0088226E"/>
    <w:rPr>
      <w:b/>
      <w:bCs/>
      <w:smallCaps/>
      <w:spacing w:val="5"/>
      <w:sz w:val="22"/>
      <w:szCs w:val="22"/>
      <w:u w:val="single"/>
    </w:rPr>
  </w:style>
  <w:style w:type="character" w:styleId="BookTitle">
    <w:name w:val="Book Title"/>
    <w:uiPriority w:val="33"/>
    <w:qFormat/>
    <w:rsid w:val="0088226E"/>
    <w:rPr>
      <w:rFonts w:asciiTheme="majorHAnsi" w:eastAsiaTheme="majorEastAsia" w:hAnsiTheme="majorHAnsi" w:cstheme="majorBidi"/>
      <w:i/>
      <w:iCs/>
      <w:sz w:val="20"/>
      <w:szCs w:val="20"/>
    </w:rPr>
  </w:style>
  <w:style w:type="character" w:customStyle="1" w:styleId="apple-tab-span">
    <w:name w:val="apple-tab-span"/>
    <w:basedOn w:val="DefaultParagraphFont"/>
    <w:rsid w:val="00C21DA1"/>
  </w:style>
  <w:style w:type="character" w:styleId="Hyperlink">
    <w:name w:val="Hyperlink"/>
    <w:basedOn w:val="DefaultParagraphFont"/>
    <w:uiPriority w:val="99"/>
    <w:unhideWhenUsed/>
    <w:rsid w:val="00C21DA1"/>
    <w:rPr>
      <w:color w:val="0000FF"/>
      <w:u w:val="single"/>
    </w:rPr>
  </w:style>
  <w:style w:type="paragraph" w:styleId="FootnoteText">
    <w:name w:val="footnote text"/>
    <w:basedOn w:val="Normal"/>
    <w:link w:val="FootnoteTextChar"/>
    <w:unhideWhenUsed/>
    <w:rsid w:val="0035052A"/>
    <w:pPr>
      <w:spacing w:after="0"/>
      <w:jc w:val="left"/>
    </w:pPr>
    <w:rPr>
      <w:color w:val="000000" w:themeColor="text1"/>
    </w:rPr>
  </w:style>
  <w:style w:type="character" w:customStyle="1" w:styleId="FootnoteTextChar">
    <w:name w:val="Footnote Text Char"/>
    <w:basedOn w:val="DefaultParagraphFont"/>
    <w:link w:val="FootnoteText"/>
    <w:rsid w:val="0035052A"/>
    <w:rPr>
      <w:color w:val="000000" w:themeColor="text1"/>
      <w:sz w:val="22"/>
    </w:rPr>
  </w:style>
  <w:style w:type="character" w:customStyle="1" w:styleId="apple-converted-space">
    <w:name w:val="apple-converted-space"/>
    <w:basedOn w:val="DefaultParagraphFont"/>
    <w:rsid w:val="0035052A"/>
  </w:style>
  <w:style w:type="character" w:styleId="FootnoteReference">
    <w:name w:val="footnote reference"/>
    <w:basedOn w:val="DefaultParagraphFont"/>
    <w:uiPriority w:val="99"/>
    <w:unhideWhenUsed/>
    <w:rsid w:val="0035052A"/>
    <w:rPr>
      <w:vertAlign w:val="superscript"/>
    </w:rPr>
  </w:style>
  <w:style w:type="paragraph" w:styleId="EndnoteText">
    <w:name w:val="endnote text"/>
    <w:basedOn w:val="Normal"/>
    <w:link w:val="EndnoteTextChar"/>
    <w:uiPriority w:val="99"/>
    <w:semiHidden/>
    <w:unhideWhenUsed/>
    <w:rsid w:val="006C27D1"/>
    <w:pPr>
      <w:spacing w:after="0"/>
    </w:pPr>
    <w:rPr>
      <w:sz w:val="24"/>
      <w:szCs w:val="24"/>
    </w:rPr>
  </w:style>
  <w:style w:type="character" w:customStyle="1" w:styleId="EndnoteTextChar">
    <w:name w:val="Endnote Text Char"/>
    <w:basedOn w:val="DefaultParagraphFont"/>
    <w:link w:val="EndnoteText"/>
    <w:uiPriority w:val="99"/>
    <w:semiHidden/>
    <w:rsid w:val="006C27D1"/>
    <w:rPr>
      <w:sz w:val="24"/>
      <w:szCs w:val="24"/>
    </w:rPr>
  </w:style>
  <w:style w:type="character" w:styleId="EndnoteReference">
    <w:name w:val="endnote reference"/>
    <w:basedOn w:val="DefaultParagraphFont"/>
    <w:uiPriority w:val="99"/>
    <w:semiHidden/>
    <w:unhideWhenUsed/>
    <w:rsid w:val="006C27D1"/>
    <w:rPr>
      <w:vertAlign w:val="superscript"/>
    </w:rPr>
  </w:style>
  <w:style w:type="paragraph" w:styleId="TableofFigures">
    <w:name w:val="table of figures"/>
    <w:basedOn w:val="Normal"/>
    <w:next w:val="Normal"/>
    <w:uiPriority w:val="99"/>
    <w:unhideWhenUsed/>
    <w:rsid w:val="000C537E"/>
    <w:pPr>
      <w:spacing w:after="0"/>
      <w:ind w:left="440" w:hanging="440"/>
      <w:jc w:val="left"/>
    </w:pPr>
    <w:rPr>
      <w:smallCaps/>
      <w:sz w:val="20"/>
    </w:rPr>
  </w:style>
  <w:style w:type="paragraph" w:styleId="DocumentMap">
    <w:name w:val="Document Map"/>
    <w:basedOn w:val="Normal"/>
    <w:link w:val="DocumentMapChar"/>
    <w:uiPriority w:val="99"/>
    <w:semiHidden/>
    <w:unhideWhenUsed/>
    <w:rsid w:val="007B06C0"/>
    <w:pPr>
      <w:spacing w:after="0"/>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7B06C0"/>
    <w:rPr>
      <w:rFonts w:ascii="Lucida Grande" w:hAnsi="Lucida Grande" w:cs="Lucida Grande"/>
      <w:sz w:val="24"/>
      <w:szCs w:val="24"/>
    </w:rPr>
  </w:style>
  <w:style w:type="paragraph" w:styleId="Header">
    <w:name w:val="header"/>
    <w:basedOn w:val="Normal"/>
    <w:link w:val="HeaderChar"/>
    <w:uiPriority w:val="99"/>
    <w:unhideWhenUsed/>
    <w:rsid w:val="0035379D"/>
    <w:pPr>
      <w:tabs>
        <w:tab w:val="center" w:pos="4320"/>
        <w:tab w:val="right" w:pos="8640"/>
      </w:tabs>
      <w:spacing w:after="0"/>
    </w:pPr>
  </w:style>
  <w:style w:type="character" w:customStyle="1" w:styleId="HeaderChar">
    <w:name w:val="Header Char"/>
    <w:basedOn w:val="DefaultParagraphFont"/>
    <w:link w:val="Header"/>
    <w:uiPriority w:val="99"/>
    <w:rsid w:val="0035379D"/>
    <w:rPr>
      <w:sz w:val="22"/>
    </w:rPr>
  </w:style>
  <w:style w:type="paragraph" w:styleId="Footer">
    <w:name w:val="footer"/>
    <w:basedOn w:val="Normal"/>
    <w:link w:val="FooterChar"/>
    <w:uiPriority w:val="99"/>
    <w:unhideWhenUsed/>
    <w:rsid w:val="0035379D"/>
    <w:pPr>
      <w:tabs>
        <w:tab w:val="center" w:pos="4320"/>
        <w:tab w:val="right" w:pos="8640"/>
      </w:tabs>
      <w:spacing w:after="0"/>
    </w:pPr>
  </w:style>
  <w:style w:type="character" w:customStyle="1" w:styleId="FooterChar">
    <w:name w:val="Footer Char"/>
    <w:basedOn w:val="DefaultParagraphFont"/>
    <w:link w:val="Footer"/>
    <w:uiPriority w:val="99"/>
    <w:rsid w:val="0035379D"/>
    <w:rPr>
      <w:sz w:val="22"/>
    </w:rPr>
  </w:style>
  <w:style w:type="character" w:styleId="PageNumber">
    <w:name w:val="page number"/>
    <w:basedOn w:val="DefaultParagraphFont"/>
    <w:uiPriority w:val="99"/>
    <w:semiHidden/>
    <w:unhideWhenUsed/>
    <w:rsid w:val="005228B1"/>
  </w:style>
  <w:style w:type="paragraph" w:styleId="Bibliography">
    <w:name w:val="Bibliography"/>
    <w:basedOn w:val="Normal"/>
    <w:next w:val="Normal"/>
    <w:uiPriority w:val="37"/>
    <w:unhideWhenUsed/>
    <w:rsid w:val="00EB2E50"/>
  </w:style>
  <w:style w:type="paragraph" w:styleId="CommentText">
    <w:name w:val="annotation text"/>
    <w:basedOn w:val="Normal"/>
    <w:link w:val="CommentTextChar"/>
    <w:uiPriority w:val="99"/>
    <w:semiHidden/>
    <w:unhideWhenUsed/>
    <w:rsid w:val="00AE2C93"/>
    <w:rPr>
      <w:sz w:val="24"/>
      <w:szCs w:val="24"/>
    </w:rPr>
  </w:style>
  <w:style w:type="character" w:customStyle="1" w:styleId="CommentTextChar">
    <w:name w:val="Comment Text Char"/>
    <w:basedOn w:val="DefaultParagraphFont"/>
    <w:link w:val="CommentText"/>
    <w:uiPriority w:val="99"/>
    <w:semiHidden/>
    <w:rsid w:val="00AE2C93"/>
    <w:rPr>
      <w:sz w:val="24"/>
      <w:szCs w:val="24"/>
    </w:rPr>
  </w:style>
  <w:style w:type="paragraph" w:styleId="CommentSubject">
    <w:name w:val="annotation subject"/>
    <w:basedOn w:val="CommentText"/>
    <w:next w:val="CommentText"/>
    <w:link w:val="CommentSubjectChar"/>
    <w:uiPriority w:val="99"/>
    <w:semiHidden/>
    <w:unhideWhenUsed/>
    <w:rsid w:val="00AE2C93"/>
    <w:rPr>
      <w:b/>
      <w:bCs/>
      <w:sz w:val="20"/>
      <w:szCs w:val="20"/>
    </w:rPr>
  </w:style>
  <w:style w:type="character" w:customStyle="1" w:styleId="CommentSubjectChar">
    <w:name w:val="Comment Subject Char"/>
    <w:basedOn w:val="CommentTextChar"/>
    <w:link w:val="CommentSubject"/>
    <w:uiPriority w:val="99"/>
    <w:semiHidden/>
    <w:rsid w:val="00AE2C93"/>
    <w:rPr>
      <w:b/>
      <w:bCs/>
      <w:sz w:val="24"/>
      <w:szCs w:val="24"/>
    </w:rPr>
  </w:style>
  <w:style w:type="character" w:styleId="FollowedHyperlink">
    <w:name w:val="FollowedHyperlink"/>
    <w:basedOn w:val="DefaultParagraphFont"/>
    <w:uiPriority w:val="99"/>
    <w:semiHidden/>
    <w:unhideWhenUsed/>
    <w:rsid w:val="00685286"/>
    <w:rPr>
      <w:color w:val="7F95A4"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43481">
      <w:bodyDiv w:val="1"/>
      <w:marLeft w:val="0"/>
      <w:marRight w:val="0"/>
      <w:marTop w:val="0"/>
      <w:marBottom w:val="0"/>
      <w:divBdr>
        <w:top w:val="none" w:sz="0" w:space="0" w:color="auto"/>
        <w:left w:val="none" w:sz="0" w:space="0" w:color="auto"/>
        <w:bottom w:val="none" w:sz="0" w:space="0" w:color="auto"/>
        <w:right w:val="none" w:sz="0" w:space="0" w:color="auto"/>
      </w:divBdr>
    </w:div>
    <w:div w:id="52435358">
      <w:bodyDiv w:val="1"/>
      <w:marLeft w:val="0"/>
      <w:marRight w:val="0"/>
      <w:marTop w:val="0"/>
      <w:marBottom w:val="0"/>
      <w:divBdr>
        <w:top w:val="none" w:sz="0" w:space="0" w:color="auto"/>
        <w:left w:val="none" w:sz="0" w:space="0" w:color="auto"/>
        <w:bottom w:val="none" w:sz="0" w:space="0" w:color="auto"/>
        <w:right w:val="none" w:sz="0" w:space="0" w:color="auto"/>
      </w:divBdr>
    </w:div>
    <w:div w:id="61950400">
      <w:bodyDiv w:val="1"/>
      <w:marLeft w:val="0"/>
      <w:marRight w:val="0"/>
      <w:marTop w:val="0"/>
      <w:marBottom w:val="0"/>
      <w:divBdr>
        <w:top w:val="none" w:sz="0" w:space="0" w:color="auto"/>
        <w:left w:val="none" w:sz="0" w:space="0" w:color="auto"/>
        <w:bottom w:val="none" w:sz="0" w:space="0" w:color="auto"/>
        <w:right w:val="none" w:sz="0" w:space="0" w:color="auto"/>
      </w:divBdr>
    </w:div>
    <w:div w:id="239095753">
      <w:bodyDiv w:val="1"/>
      <w:marLeft w:val="0"/>
      <w:marRight w:val="0"/>
      <w:marTop w:val="0"/>
      <w:marBottom w:val="0"/>
      <w:divBdr>
        <w:top w:val="none" w:sz="0" w:space="0" w:color="auto"/>
        <w:left w:val="none" w:sz="0" w:space="0" w:color="auto"/>
        <w:bottom w:val="none" w:sz="0" w:space="0" w:color="auto"/>
        <w:right w:val="none" w:sz="0" w:space="0" w:color="auto"/>
      </w:divBdr>
    </w:div>
    <w:div w:id="627471830">
      <w:bodyDiv w:val="1"/>
      <w:marLeft w:val="0"/>
      <w:marRight w:val="0"/>
      <w:marTop w:val="0"/>
      <w:marBottom w:val="0"/>
      <w:divBdr>
        <w:top w:val="none" w:sz="0" w:space="0" w:color="auto"/>
        <w:left w:val="none" w:sz="0" w:space="0" w:color="auto"/>
        <w:bottom w:val="none" w:sz="0" w:space="0" w:color="auto"/>
        <w:right w:val="none" w:sz="0" w:space="0" w:color="auto"/>
      </w:divBdr>
    </w:div>
    <w:div w:id="736362721">
      <w:bodyDiv w:val="1"/>
      <w:marLeft w:val="0"/>
      <w:marRight w:val="0"/>
      <w:marTop w:val="0"/>
      <w:marBottom w:val="0"/>
      <w:divBdr>
        <w:top w:val="none" w:sz="0" w:space="0" w:color="auto"/>
        <w:left w:val="none" w:sz="0" w:space="0" w:color="auto"/>
        <w:bottom w:val="none" w:sz="0" w:space="0" w:color="auto"/>
        <w:right w:val="none" w:sz="0" w:space="0" w:color="auto"/>
      </w:divBdr>
    </w:div>
    <w:div w:id="838079783">
      <w:bodyDiv w:val="1"/>
      <w:marLeft w:val="0"/>
      <w:marRight w:val="0"/>
      <w:marTop w:val="0"/>
      <w:marBottom w:val="0"/>
      <w:divBdr>
        <w:top w:val="none" w:sz="0" w:space="0" w:color="auto"/>
        <w:left w:val="none" w:sz="0" w:space="0" w:color="auto"/>
        <w:bottom w:val="none" w:sz="0" w:space="0" w:color="auto"/>
        <w:right w:val="none" w:sz="0" w:space="0" w:color="auto"/>
      </w:divBdr>
    </w:div>
    <w:div w:id="1095246515">
      <w:bodyDiv w:val="1"/>
      <w:marLeft w:val="0"/>
      <w:marRight w:val="0"/>
      <w:marTop w:val="0"/>
      <w:marBottom w:val="0"/>
      <w:divBdr>
        <w:top w:val="none" w:sz="0" w:space="0" w:color="auto"/>
        <w:left w:val="none" w:sz="0" w:space="0" w:color="auto"/>
        <w:bottom w:val="none" w:sz="0" w:space="0" w:color="auto"/>
        <w:right w:val="none" w:sz="0" w:space="0" w:color="auto"/>
      </w:divBdr>
    </w:div>
    <w:div w:id="1119372845">
      <w:bodyDiv w:val="1"/>
      <w:marLeft w:val="0"/>
      <w:marRight w:val="0"/>
      <w:marTop w:val="0"/>
      <w:marBottom w:val="0"/>
      <w:divBdr>
        <w:top w:val="none" w:sz="0" w:space="0" w:color="auto"/>
        <w:left w:val="none" w:sz="0" w:space="0" w:color="auto"/>
        <w:bottom w:val="none" w:sz="0" w:space="0" w:color="auto"/>
        <w:right w:val="none" w:sz="0" w:space="0" w:color="auto"/>
      </w:divBdr>
    </w:div>
    <w:div w:id="1191605197">
      <w:bodyDiv w:val="1"/>
      <w:marLeft w:val="0"/>
      <w:marRight w:val="0"/>
      <w:marTop w:val="0"/>
      <w:marBottom w:val="0"/>
      <w:divBdr>
        <w:top w:val="none" w:sz="0" w:space="0" w:color="auto"/>
        <w:left w:val="none" w:sz="0" w:space="0" w:color="auto"/>
        <w:bottom w:val="none" w:sz="0" w:space="0" w:color="auto"/>
        <w:right w:val="none" w:sz="0" w:space="0" w:color="auto"/>
      </w:divBdr>
    </w:div>
    <w:div w:id="1207990765">
      <w:bodyDiv w:val="1"/>
      <w:marLeft w:val="0"/>
      <w:marRight w:val="0"/>
      <w:marTop w:val="0"/>
      <w:marBottom w:val="0"/>
      <w:divBdr>
        <w:top w:val="none" w:sz="0" w:space="0" w:color="auto"/>
        <w:left w:val="none" w:sz="0" w:space="0" w:color="auto"/>
        <w:bottom w:val="none" w:sz="0" w:space="0" w:color="auto"/>
        <w:right w:val="none" w:sz="0" w:space="0" w:color="auto"/>
      </w:divBdr>
    </w:div>
    <w:div w:id="1256137657">
      <w:bodyDiv w:val="1"/>
      <w:marLeft w:val="0"/>
      <w:marRight w:val="0"/>
      <w:marTop w:val="0"/>
      <w:marBottom w:val="0"/>
      <w:divBdr>
        <w:top w:val="none" w:sz="0" w:space="0" w:color="auto"/>
        <w:left w:val="none" w:sz="0" w:space="0" w:color="auto"/>
        <w:bottom w:val="none" w:sz="0" w:space="0" w:color="auto"/>
        <w:right w:val="none" w:sz="0" w:space="0" w:color="auto"/>
      </w:divBdr>
    </w:div>
    <w:div w:id="1499036798">
      <w:bodyDiv w:val="1"/>
      <w:marLeft w:val="0"/>
      <w:marRight w:val="0"/>
      <w:marTop w:val="0"/>
      <w:marBottom w:val="0"/>
      <w:divBdr>
        <w:top w:val="none" w:sz="0" w:space="0" w:color="auto"/>
        <w:left w:val="none" w:sz="0" w:space="0" w:color="auto"/>
        <w:bottom w:val="none" w:sz="0" w:space="0" w:color="auto"/>
        <w:right w:val="none" w:sz="0" w:space="0" w:color="auto"/>
      </w:divBdr>
    </w:div>
    <w:div w:id="1518230576">
      <w:bodyDiv w:val="1"/>
      <w:marLeft w:val="0"/>
      <w:marRight w:val="0"/>
      <w:marTop w:val="0"/>
      <w:marBottom w:val="0"/>
      <w:divBdr>
        <w:top w:val="none" w:sz="0" w:space="0" w:color="auto"/>
        <w:left w:val="none" w:sz="0" w:space="0" w:color="auto"/>
        <w:bottom w:val="none" w:sz="0" w:space="0" w:color="auto"/>
        <w:right w:val="none" w:sz="0" w:space="0" w:color="auto"/>
      </w:divBdr>
    </w:div>
    <w:div w:id="1636909210">
      <w:bodyDiv w:val="1"/>
      <w:marLeft w:val="0"/>
      <w:marRight w:val="0"/>
      <w:marTop w:val="0"/>
      <w:marBottom w:val="0"/>
      <w:divBdr>
        <w:top w:val="none" w:sz="0" w:space="0" w:color="auto"/>
        <w:left w:val="none" w:sz="0" w:space="0" w:color="auto"/>
        <w:bottom w:val="none" w:sz="0" w:space="0" w:color="auto"/>
        <w:right w:val="none" w:sz="0" w:space="0" w:color="auto"/>
      </w:divBdr>
    </w:div>
    <w:div w:id="1677145609">
      <w:bodyDiv w:val="1"/>
      <w:marLeft w:val="0"/>
      <w:marRight w:val="0"/>
      <w:marTop w:val="0"/>
      <w:marBottom w:val="0"/>
      <w:divBdr>
        <w:top w:val="none" w:sz="0" w:space="0" w:color="auto"/>
        <w:left w:val="none" w:sz="0" w:space="0" w:color="auto"/>
        <w:bottom w:val="none" w:sz="0" w:space="0" w:color="auto"/>
        <w:right w:val="none" w:sz="0" w:space="0" w:color="auto"/>
      </w:divBdr>
    </w:div>
    <w:div w:id="1682664267">
      <w:bodyDiv w:val="1"/>
      <w:marLeft w:val="0"/>
      <w:marRight w:val="0"/>
      <w:marTop w:val="0"/>
      <w:marBottom w:val="0"/>
      <w:divBdr>
        <w:top w:val="none" w:sz="0" w:space="0" w:color="auto"/>
        <w:left w:val="none" w:sz="0" w:space="0" w:color="auto"/>
        <w:bottom w:val="none" w:sz="0" w:space="0" w:color="auto"/>
        <w:right w:val="none" w:sz="0" w:space="0" w:color="auto"/>
      </w:divBdr>
    </w:div>
    <w:div w:id="1887066864">
      <w:bodyDiv w:val="1"/>
      <w:marLeft w:val="0"/>
      <w:marRight w:val="0"/>
      <w:marTop w:val="0"/>
      <w:marBottom w:val="0"/>
      <w:divBdr>
        <w:top w:val="none" w:sz="0" w:space="0" w:color="auto"/>
        <w:left w:val="none" w:sz="0" w:space="0" w:color="auto"/>
        <w:bottom w:val="none" w:sz="0" w:space="0" w:color="auto"/>
        <w:right w:val="none" w:sz="0" w:space="0" w:color="auto"/>
      </w:divBdr>
    </w:div>
    <w:div w:id="211039090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1.jpg"/><Relationship Id="rId21" Type="http://schemas.openxmlformats.org/officeDocument/2006/relationships/hyperlink" Target="http://www.achecker.ca" TargetMode="External"/><Relationship Id="rId22" Type="http://schemas.openxmlformats.org/officeDocument/2006/relationships/hyperlink" Target="http://do2learn.com/organizationtools/EmotionsColorWheel/index.htm" TargetMode="External"/><Relationship Id="rId23" Type="http://schemas.openxmlformats.org/officeDocument/2006/relationships/hyperlink" Target="mailto:lstowe@ucalgary.ca" TargetMode="External"/><Relationship Id="rId24" Type="http://schemas.openxmlformats.org/officeDocument/2006/relationships/hyperlink" Target="https://a1surveys.com/online-survey.php?surveyID=LIILIF_bd232276" TargetMode="External"/><Relationship Id="rId25" Type="http://schemas.openxmlformats.org/officeDocument/2006/relationships/image" Target="media/image12.emf"/><Relationship Id="rId26" Type="http://schemas.openxmlformats.org/officeDocument/2006/relationships/image" Target="media/image13.emf"/><Relationship Id="rId27" Type="http://schemas.openxmlformats.org/officeDocument/2006/relationships/header" Target="header1.xml"/><Relationship Id="rId28" Type="http://schemas.openxmlformats.org/officeDocument/2006/relationships/header" Target="header2.xml"/><Relationship Id="rId29" Type="http://schemas.openxmlformats.org/officeDocument/2006/relationships/footer" Target="footer1.xml"/><Relationship Id="rId30" Type="http://schemas.openxmlformats.org/officeDocument/2006/relationships/footer" Target="footer2.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comments" Target="comments.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jp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_rels/theme1.xml.rels><?xml version="1.0" encoding="UTF-8" standalone="yes"?>
<Relationships xmlns="http://schemas.openxmlformats.org/package/2006/relationships"><Relationship Id="rId3" Type="http://schemas.openxmlformats.org/officeDocument/2006/relationships/image" Target="../media/image16.jpeg"/><Relationship Id="rId4" Type="http://schemas.openxmlformats.org/officeDocument/2006/relationships/image" Target="../media/image17.jpeg"/><Relationship Id="rId5" Type="http://schemas.openxmlformats.org/officeDocument/2006/relationships/image" Target="../media/image18.jpeg"/><Relationship Id="rId1" Type="http://schemas.openxmlformats.org/officeDocument/2006/relationships/image" Target="../media/image14.jpeg"/><Relationship Id="rId2" Type="http://schemas.openxmlformats.org/officeDocument/2006/relationships/image" Target="../media/image15.jpeg"/></Relationships>
</file>

<file path=word/theme/theme1.xml><?xml version="1.0" encoding="utf-8"?>
<a:theme xmlns:a="http://schemas.openxmlformats.org/drawingml/2006/main" name="Folio">
  <a:themeElements>
    <a:clrScheme name="Folio">
      <a:dk1>
        <a:sysClr val="windowText" lastClr="000000"/>
      </a:dk1>
      <a:lt1>
        <a:sysClr val="window" lastClr="FFFFFF"/>
      </a:lt1>
      <a:dk2>
        <a:srgbClr val="2D2F2B"/>
      </a:dk2>
      <a:lt2>
        <a:srgbClr val="DEDED7"/>
      </a:lt2>
      <a:accent1>
        <a:srgbClr val="294171"/>
      </a:accent1>
      <a:accent2>
        <a:srgbClr val="748CBC"/>
      </a:accent2>
      <a:accent3>
        <a:srgbClr val="8E887C"/>
      </a:accent3>
      <a:accent4>
        <a:srgbClr val="834736"/>
      </a:accent4>
      <a:accent5>
        <a:srgbClr val="5A1705"/>
      </a:accent5>
      <a:accent6>
        <a:srgbClr val="A0A16A"/>
      </a:accent6>
      <a:hlink>
        <a:srgbClr val="74B6BC"/>
      </a:hlink>
      <a:folHlink>
        <a:srgbClr val="7F95A4"/>
      </a:folHlink>
    </a:clrScheme>
    <a:fontScheme name="Folio">
      <a:majorFont>
        <a:latin typeface="Calisto MT"/>
        <a:ea typeface=""/>
        <a:cs typeface=""/>
        <a:font script="Jpan" typeface="ＭＳ 明朝"/>
      </a:majorFont>
      <a:minorFont>
        <a:latin typeface="Calisto MT"/>
        <a:ea typeface=""/>
        <a:cs typeface=""/>
        <a:font script="Jpan" typeface="ＭＳ 明朝"/>
      </a:minorFont>
    </a:fontScheme>
    <a:fmtScheme name="Folio">
      <a:fillStyleLst>
        <a:solidFill>
          <a:schemeClr val="phClr"/>
        </a:solidFill>
        <a:blipFill rotWithShape="1">
          <a:blip xmlns:r="http://schemas.openxmlformats.org/officeDocument/2006/relationships" r:embed="rId1">
            <a:duotone>
              <a:schemeClr val="phClr">
                <a:shade val="30000"/>
                <a:satMod val="120000"/>
              </a:schemeClr>
              <a:schemeClr val="phClr">
                <a:tint val="70000"/>
                <a:satMod val="350000"/>
                <a:lumMod val="110000"/>
              </a:schemeClr>
            </a:duotone>
          </a:blip>
          <a:stretch/>
        </a:blipFill>
        <a:blipFill rotWithShape="1">
          <a:blip xmlns:r="http://schemas.openxmlformats.org/officeDocument/2006/relationships" r:embed="rId2">
            <a:duotone>
              <a:schemeClr val="phClr">
                <a:shade val="40000"/>
                <a:satMod val="120000"/>
              </a:schemeClr>
              <a:schemeClr val="phClr">
                <a:tint val="70000"/>
                <a:satMod val="300000"/>
                <a:lumMod val="110000"/>
              </a:schemeClr>
            </a:duotone>
          </a:blip>
          <a:tile tx="0" ty="0" sx="50000" sy="50000" flip="none" algn="tl"/>
        </a:blipFill>
      </a:fillStyleLst>
      <a:lnStyleLst>
        <a:ln w="12700" cap="flat" cmpd="sng" algn="ctr">
          <a:solidFill>
            <a:schemeClr val="phClr">
              <a:shade val="95000"/>
              <a:satMod val="105000"/>
            </a:schemeClr>
          </a:solidFill>
          <a:prstDash val="solid"/>
        </a:ln>
        <a:ln w="3175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38100" dist="25400" dir="5400000" algn="br" rotWithShape="0">
              <a:srgbClr val="000000">
                <a:alpha val="50000"/>
              </a:srgbClr>
            </a:outerShdw>
          </a:effectLst>
        </a:effectStyle>
        <a:effectStyle>
          <a:effectLst>
            <a:innerShdw blurRad="190500" dist="25400">
              <a:srgbClr val="000000">
                <a:alpha val="50000"/>
              </a:srgbClr>
            </a:innerShdw>
          </a:effectLst>
        </a:effectStyle>
      </a:effectStyleLst>
      <a:bgFillStyleLst>
        <a:blipFill rotWithShape="1">
          <a:blip xmlns:r="http://schemas.openxmlformats.org/officeDocument/2006/relationships" r:embed="rId3">
            <a:duotone>
              <a:schemeClr val="phClr">
                <a:shade val="10000"/>
                <a:satMod val="125000"/>
              </a:schemeClr>
              <a:schemeClr val="phClr">
                <a:tint val="70000"/>
                <a:satMod val="350000"/>
                <a:lumMod val="110000"/>
              </a:schemeClr>
            </a:duotone>
          </a:blip>
          <a:stretch/>
        </a:blipFill>
        <a:blipFill rotWithShape="1">
          <a:blip xmlns:r="http://schemas.openxmlformats.org/officeDocument/2006/relationships" r:embed="rId4">
            <a:duotone>
              <a:schemeClr val="phClr">
                <a:shade val="10000"/>
                <a:satMod val="125000"/>
              </a:schemeClr>
              <a:schemeClr val="phClr">
                <a:tint val="70000"/>
                <a:satMod val="350000"/>
                <a:lumMod val="110000"/>
              </a:schemeClr>
            </a:duotone>
          </a:blip>
          <a:stretch/>
        </a:blipFill>
        <a:blipFill rotWithShape="1">
          <a:blip xmlns:r="http://schemas.openxmlformats.org/officeDocument/2006/relationships" r:embed="rId5">
            <a:duotone>
              <a:schemeClr val="phClr">
                <a:shade val="3000"/>
                <a:lumMod val="10000"/>
              </a:schemeClr>
              <a:schemeClr val="phClr">
                <a:tint val="91000"/>
                <a:satMod val="500000"/>
                <a:lumMod val="125000"/>
              </a:schemeClr>
            </a:duotone>
          </a:blip>
          <a:stretch/>
        </a:blip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Jak90</b:Tag>
    <b:SourceType>JournalArticle</b:SourceType>
    <b:Guid>{9E1EF72A-5D9F-2844-8762-C12BEA7E4B2A}</b:Guid>
    <b:Author>
      <b:Author>
        <b:NameList>
          <b:Person>
            <b:Last>Mohr</b:Last>
            <b:First>Jakki</b:First>
          </b:Person>
          <b:Person>
            <b:Last>Nevin</b:Last>
            <b:First>John</b:First>
            <b:Middle>R.</b:Middle>
          </b:Person>
        </b:NameList>
      </b:Author>
    </b:Author>
    <b:Title>Communications Strategies in Marketing Channels: A Theoretical Perspective</b:Title>
    <b:JournalName>Journal of Marketing</b:JournalName>
    <b:Year>1990</b:Year>
    <b:Month>October</b:Month>
    <b:Volume>54</b:Volume>
    <b:Issue>4</b:Issue>
    <b:Pages>36-51</b:Pages>
    <b:RefOrder>1</b:RefOrder>
  </b:Source>
  <b:Source>
    <b:Tag>UNW06</b:Tag>
    <b:SourceType>Report</b:SourceType>
    <b:Guid>{60C56ECD-29F6-8D4E-9586-B94180E0F546}</b:Guid>
    <b:Author>
      <b:Author>
        <b:Corporate>UN Web Services Section</b:Corporate>
      </b:Author>
    </b:Author>
    <b:Title>CONVENTION on the RIGHTS of PERSONS with DISABILITIES</b:Title>
    <b:Publisher>United Nations</b:Publisher>
    <b:Year>2006</b:Year>
    <b:Department>Department of Public Information</b:Department>
    <b:RefOrder>2</b:RefOrder>
  </b:Source>
</b:Sources>
</file>

<file path=customXml/itemProps1.xml><?xml version="1.0" encoding="utf-8"?>
<ds:datastoreItem xmlns:ds="http://schemas.openxmlformats.org/officeDocument/2006/customXml" ds:itemID="{C4E866F2-C00E-0E48-A9A4-6341E0B6A4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28</Pages>
  <Words>9170</Words>
  <Characters>50804</Characters>
  <Application>Microsoft Macintosh Word</Application>
  <DocSecurity>0</DocSecurity>
  <Lines>1154</Lines>
  <Paragraphs>372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Barnhardt</dc:creator>
  <cp:keywords/>
  <dc:description/>
  <cp:lastModifiedBy>Marjorie Mather</cp:lastModifiedBy>
  <cp:revision>3</cp:revision>
  <cp:lastPrinted>2014-12-17T06:11:00Z</cp:lastPrinted>
  <dcterms:created xsi:type="dcterms:W3CDTF">2014-12-17T06:28:00Z</dcterms:created>
  <dcterms:modified xsi:type="dcterms:W3CDTF">2014-12-21T22:34:00Z</dcterms:modified>
</cp:coreProperties>
</file>